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4A4BB" w14:textId="77777777" w:rsidR="00D50A8B" w:rsidRPr="00F84607"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bookmarkStart w:id="0" w:name="_Toc478472709"/>
      <w:bookmarkStart w:id="1" w:name="_Toc478473901"/>
      <w:bookmarkStart w:id="2" w:name="_Toc478473995"/>
      <w:bookmarkStart w:id="3" w:name="_Toc478474060"/>
      <w:bookmarkStart w:id="4" w:name="_Toc478474133"/>
      <w:bookmarkStart w:id="5" w:name="_Toc478474306"/>
      <w:bookmarkStart w:id="6" w:name="_Toc478474442"/>
      <w:bookmarkStart w:id="7" w:name="_Toc478505486"/>
      <w:bookmarkStart w:id="8" w:name="_Toc478590092"/>
      <w:r w:rsidRPr="00F84607">
        <w:rPr>
          <w:rFonts w:ascii="Times New Roman" w:hAnsi="Times New Roman" w:cs="Times New Roman"/>
          <w:b/>
          <w:sz w:val="28"/>
          <w:szCs w:val="28"/>
        </w:rPr>
        <w:t>TRƯỜNG ĐẠI HỌC AN GIANG</w:t>
      </w:r>
    </w:p>
    <w:p w14:paraId="26157134" w14:textId="27EBDCEF" w:rsidR="00D50A8B" w:rsidRPr="00F84607" w:rsidRDefault="0055664D"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KHOA CÔNG NGHỆ THÔNG TIN</w:t>
      </w:r>
    </w:p>
    <w:p w14:paraId="1FA4ACF0"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0B8B2CE3"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7545AEB1"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0D4BBF47"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2DF5CDC0"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284749A0" w14:textId="579DA760" w:rsidR="00D50A8B" w:rsidRPr="00F84607" w:rsidRDefault="0055664D"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THỰC TẬP CUỐI KHÓA NGÀNH CÔNG NGHỆ THÔNG TIN</w:t>
      </w:r>
    </w:p>
    <w:p w14:paraId="51E03BAB"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225DDFF9"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06660690" w14:textId="6763B5A8" w:rsidR="00D50A8B"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40"/>
          <w:szCs w:val="40"/>
        </w:rPr>
      </w:pPr>
      <w:r w:rsidRPr="00F84607">
        <w:rPr>
          <w:rFonts w:ascii="Times New Roman" w:hAnsi="Times New Roman" w:cs="Times New Roman"/>
          <w:b/>
          <w:sz w:val="40"/>
          <w:szCs w:val="40"/>
        </w:rPr>
        <w:t>TÊN ĐỀ TÀI</w:t>
      </w:r>
    </w:p>
    <w:p w14:paraId="773CCE16" w14:textId="251FCD96" w:rsidR="00F56008" w:rsidRPr="00F84607" w:rsidRDefault="00F56008"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40"/>
          <w:szCs w:val="40"/>
        </w:rPr>
      </w:pPr>
      <w:r>
        <w:rPr>
          <w:rFonts w:ascii="Times New Roman" w:hAnsi="Times New Roman" w:cs="Times New Roman"/>
          <w:b/>
          <w:sz w:val="40"/>
          <w:szCs w:val="40"/>
        </w:rPr>
        <w:t>XÂY DỰNG MODULE QUẢN LÝ HỌC BỔNG TẠI PHÒNG CTSV</w:t>
      </w:r>
    </w:p>
    <w:p w14:paraId="13167125" w14:textId="66D87266" w:rsidR="00D50A8B"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Đơn vị thực tập</w:t>
      </w:r>
    </w:p>
    <w:p w14:paraId="18A99284" w14:textId="68BEF911" w:rsidR="00F56008" w:rsidRPr="00F84607" w:rsidRDefault="00F56008"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5EFF6012"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06158542"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02A5EBFA"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325A95BC" w14:textId="77777777" w:rsidR="00D50A8B" w:rsidRPr="003E245E"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Cs/>
          <w:sz w:val="26"/>
          <w:szCs w:val="26"/>
        </w:rPr>
      </w:pPr>
    </w:p>
    <w:p w14:paraId="23A43667" w14:textId="27132BBE" w:rsidR="00D50A8B" w:rsidRPr="00F84607" w:rsidRDefault="00F84607"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HỌ TÊN TÁC GIẢ</w:t>
      </w:r>
    </w:p>
    <w:p w14:paraId="6DC7C40A" w14:textId="6B7ED8BC" w:rsidR="00D50A8B" w:rsidRPr="00234E43" w:rsidRDefault="00F56008"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r>
        <w:rPr>
          <w:rFonts w:ascii="Times New Roman" w:hAnsi="Times New Roman" w:cs="Times New Roman"/>
          <w:b/>
          <w:sz w:val="26"/>
          <w:szCs w:val="26"/>
        </w:rPr>
        <w:t>TRƯƠNG QUỐC VIỆT</w:t>
      </w:r>
    </w:p>
    <w:p w14:paraId="23B89D6F" w14:textId="77777777" w:rsidR="00D50A8B" w:rsidRPr="00234E43"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7C7C7114" w14:textId="77777777" w:rsidR="00D50A8B" w:rsidRPr="00234E43"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4D0B1097" w14:textId="77777777" w:rsidR="00D50A8B" w:rsidRPr="00234E43"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3C88424E" w14:textId="494AD8A5" w:rsidR="00D50A8B" w:rsidRPr="00F84607" w:rsidRDefault="00D50A8B" w:rsidP="00D50A8B">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AN GIANG, 0</w:t>
      </w:r>
      <w:r w:rsidR="00F56008">
        <w:rPr>
          <w:rFonts w:ascii="Times New Roman" w:hAnsi="Times New Roman" w:cs="Times New Roman"/>
          <w:b/>
          <w:sz w:val="28"/>
          <w:szCs w:val="28"/>
        </w:rPr>
        <w:t>5</w:t>
      </w:r>
      <w:r w:rsidRPr="00F84607">
        <w:rPr>
          <w:rFonts w:ascii="Times New Roman" w:hAnsi="Times New Roman" w:cs="Times New Roman"/>
          <w:b/>
          <w:sz w:val="28"/>
          <w:szCs w:val="28"/>
        </w:rPr>
        <w:t>-20</w:t>
      </w:r>
      <w:r w:rsidR="00E0311C" w:rsidRPr="00F84607">
        <w:rPr>
          <w:rFonts w:ascii="Times New Roman" w:hAnsi="Times New Roman" w:cs="Times New Roman"/>
          <w:b/>
          <w:sz w:val="28"/>
          <w:szCs w:val="28"/>
        </w:rPr>
        <w:t>20</w:t>
      </w:r>
    </w:p>
    <w:p w14:paraId="7818602B" w14:textId="70F49F12" w:rsidR="00976728" w:rsidRPr="003E245E" w:rsidRDefault="00976728" w:rsidP="00976728">
      <w:pPr>
        <w:rPr>
          <w:rFonts w:ascii="Times New Roman" w:hAnsi="Times New Roman" w:cs="Times New Roman"/>
          <w:bCs/>
          <w:sz w:val="26"/>
          <w:szCs w:val="26"/>
        </w:rPr>
      </w:pPr>
    </w:p>
    <w:p w14:paraId="4EE861FE" w14:textId="77777777" w:rsidR="007C301C" w:rsidRPr="00F84607" w:rsidRDefault="00976728"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3E245E">
        <w:rPr>
          <w:rFonts w:ascii="Times New Roman" w:hAnsi="Times New Roman" w:cs="Times New Roman"/>
          <w:bCs/>
          <w:sz w:val="26"/>
          <w:szCs w:val="26"/>
        </w:rPr>
        <w:br w:type="page"/>
      </w:r>
      <w:r w:rsidR="007C301C" w:rsidRPr="00F84607">
        <w:rPr>
          <w:rFonts w:ascii="Times New Roman" w:hAnsi="Times New Roman" w:cs="Times New Roman"/>
          <w:b/>
          <w:sz w:val="28"/>
          <w:szCs w:val="28"/>
        </w:rPr>
        <w:lastRenderedPageBreak/>
        <w:t>TRƯỜNG ĐẠI HỌC AN GIANG</w:t>
      </w:r>
    </w:p>
    <w:p w14:paraId="6DADFD18" w14:textId="5A1F26FE" w:rsidR="007C301C" w:rsidRPr="00F84607" w:rsidRDefault="0055664D"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KHOA CÔNG NGHỆ THÔNG TIN</w:t>
      </w:r>
    </w:p>
    <w:p w14:paraId="46D37050"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38888ACC"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694196DD"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14458590"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4A21A0A8"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039A1400" w14:textId="44C9C7CA" w:rsidR="007C301C" w:rsidRPr="00F84607" w:rsidRDefault="0055664D"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THỰC TẬP CUỐI KHÓA NGÀNH CÔNG NGHỆ THÔNG TIN</w:t>
      </w:r>
    </w:p>
    <w:p w14:paraId="48FDECD6" w14:textId="77777777" w:rsidR="007C301C" w:rsidRPr="00234E43"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5073A75B" w14:textId="77777777" w:rsidR="007C301C" w:rsidRPr="00234E43"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7FE8312F"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40"/>
          <w:szCs w:val="40"/>
        </w:rPr>
      </w:pPr>
      <w:r w:rsidRPr="00F84607">
        <w:rPr>
          <w:rFonts w:ascii="Times New Roman" w:hAnsi="Times New Roman" w:cs="Times New Roman"/>
          <w:b/>
          <w:sz w:val="40"/>
          <w:szCs w:val="40"/>
        </w:rPr>
        <w:t>TÊN ĐỀ TÀI</w:t>
      </w:r>
    </w:p>
    <w:p w14:paraId="7BBEA178" w14:textId="77777777" w:rsidR="00F56008" w:rsidRPr="00F84607" w:rsidRDefault="00F56008" w:rsidP="00F56008">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40"/>
          <w:szCs w:val="40"/>
        </w:rPr>
      </w:pPr>
      <w:r>
        <w:rPr>
          <w:rFonts w:ascii="Times New Roman" w:hAnsi="Times New Roman" w:cs="Times New Roman"/>
          <w:b/>
          <w:sz w:val="40"/>
          <w:szCs w:val="40"/>
        </w:rPr>
        <w:t>XÂY DỰNG MODULE QUẢN LÝ HỌC BỔNG TẠI PHÒNG CTSV</w:t>
      </w:r>
    </w:p>
    <w:p w14:paraId="5545F90D" w14:textId="77777777" w:rsidR="007C301C" w:rsidRPr="00234E43"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071F9103" w14:textId="37D2C600" w:rsidR="007C301C"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2C02AD2B" w14:textId="77777777" w:rsidR="00F16134" w:rsidRPr="00234E43" w:rsidRDefault="00F16134"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p>
    <w:p w14:paraId="54690A9F" w14:textId="76EB4D62" w:rsidR="0055664D" w:rsidRDefault="0055664D" w:rsidP="0055664D">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HỌ TÊN TÁC GIẢ</w:t>
      </w:r>
    </w:p>
    <w:p w14:paraId="3C04971F" w14:textId="32C40478" w:rsidR="00F16134" w:rsidRPr="00F84607" w:rsidRDefault="001444C4" w:rsidP="0055664D">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ins w:id="9" w:author="Truong Viet" w:date="2020-05-14T00:20:00Z">
        <w:r>
          <w:rPr>
            <w:rFonts w:ascii="Times New Roman" w:hAnsi="Times New Roman" w:cs="Times New Roman"/>
            <w:b/>
            <w:sz w:val="28"/>
            <w:szCs w:val="28"/>
            <w:highlight w:val="yellow"/>
          </w:rPr>
          <w:t>TRƯƠNG QUỐC VIỆT</w:t>
        </w:r>
      </w:ins>
      <w:del w:id="10" w:author="Truong Viet" w:date="2020-05-14T00:20:00Z">
        <w:r w:rsidR="00F16134" w:rsidRPr="00F16134" w:rsidDel="001444C4">
          <w:rPr>
            <w:rFonts w:ascii="Times New Roman" w:hAnsi="Times New Roman" w:cs="Times New Roman"/>
            <w:b/>
            <w:sz w:val="28"/>
            <w:szCs w:val="28"/>
            <w:highlight w:val="yellow"/>
          </w:rPr>
          <w:delText>???</w:delText>
        </w:r>
      </w:del>
    </w:p>
    <w:p w14:paraId="77B96F77" w14:textId="5CC961CF" w:rsidR="007C301C" w:rsidRPr="00F84607" w:rsidRDefault="0055664D" w:rsidP="0055664D">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MÃ SỐ SV:</w:t>
      </w:r>
    </w:p>
    <w:p w14:paraId="1FF61F72" w14:textId="5833678B" w:rsidR="007C301C" w:rsidRPr="00234E43" w:rsidRDefault="00F56008"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6"/>
          <w:szCs w:val="26"/>
        </w:rPr>
      </w:pPr>
      <w:r>
        <w:rPr>
          <w:rFonts w:ascii="Times New Roman" w:hAnsi="Times New Roman" w:cs="Times New Roman"/>
          <w:b/>
          <w:sz w:val="26"/>
          <w:szCs w:val="26"/>
        </w:rPr>
        <w:t>DTH166369</w:t>
      </w:r>
    </w:p>
    <w:p w14:paraId="40210B97"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GIẢNG VIÊN HƯỚNG DẪN</w:t>
      </w:r>
    </w:p>
    <w:p w14:paraId="4EC67C04" w14:textId="77661AFA" w:rsidR="007C301C" w:rsidRPr="00F84607" w:rsidRDefault="00F56008"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Pr>
          <w:rFonts w:ascii="Times New Roman" w:hAnsi="Times New Roman" w:cs="Times New Roman"/>
          <w:b/>
          <w:sz w:val="28"/>
          <w:szCs w:val="28"/>
        </w:rPr>
        <w:t>TH.S LÊ HOÀNG ANH</w:t>
      </w:r>
    </w:p>
    <w:p w14:paraId="2F908F54" w14:textId="77777777" w:rsidR="007C301C" w:rsidRPr="00F84607" w:rsidRDefault="007C301C"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46A2792D" w14:textId="77777777" w:rsidR="0066586B" w:rsidRPr="00F84607" w:rsidRDefault="0066586B"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08E1E509" w14:textId="77777777" w:rsidR="0066586B" w:rsidRPr="00F84607" w:rsidRDefault="0066586B" w:rsidP="007C301C">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p>
    <w:p w14:paraId="7B14625C" w14:textId="44929404" w:rsidR="007C301C" w:rsidRPr="00F84607" w:rsidRDefault="007C301C" w:rsidP="00F56008">
      <w:pPr>
        <w:pBdr>
          <w:top w:val="single" w:sz="4" w:space="1" w:color="auto"/>
          <w:left w:val="single" w:sz="4" w:space="4" w:color="auto"/>
          <w:bottom w:val="single" w:sz="4" w:space="31" w:color="auto"/>
          <w:right w:val="single" w:sz="4" w:space="4" w:color="auto"/>
        </w:pBdr>
        <w:spacing w:line="288" w:lineRule="auto"/>
        <w:jc w:val="center"/>
        <w:rPr>
          <w:rFonts w:ascii="Times New Roman" w:hAnsi="Times New Roman" w:cs="Times New Roman"/>
          <w:b/>
          <w:sz w:val="28"/>
          <w:szCs w:val="28"/>
        </w:rPr>
      </w:pPr>
      <w:r w:rsidRPr="00F84607">
        <w:rPr>
          <w:rFonts w:ascii="Times New Roman" w:hAnsi="Times New Roman" w:cs="Times New Roman"/>
          <w:b/>
          <w:sz w:val="28"/>
          <w:szCs w:val="28"/>
        </w:rPr>
        <w:t>AN GIANG, 0</w:t>
      </w:r>
      <w:r w:rsidR="00A170FF">
        <w:rPr>
          <w:rFonts w:ascii="Times New Roman" w:hAnsi="Times New Roman" w:cs="Times New Roman"/>
          <w:b/>
          <w:sz w:val="28"/>
          <w:szCs w:val="28"/>
        </w:rPr>
        <w:t>5</w:t>
      </w:r>
      <w:r w:rsidRPr="00F84607">
        <w:rPr>
          <w:rFonts w:ascii="Times New Roman" w:hAnsi="Times New Roman" w:cs="Times New Roman"/>
          <w:b/>
          <w:sz w:val="28"/>
          <w:szCs w:val="28"/>
        </w:rPr>
        <w:t>-20</w:t>
      </w:r>
      <w:r w:rsidR="00E4657A" w:rsidRPr="00F84607">
        <w:rPr>
          <w:rFonts w:ascii="Times New Roman" w:hAnsi="Times New Roman" w:cs="Times New Roman"/>
          <w:b/>
          <w:sz w:val="28"/>
          <w:szCs w:val="28"/>
        </w:rPr>
        <w:t>20</w:t>
      </w:r>
    </w:p>
    <w:p w14:paraId="743E2C9E" w14:textId="77777777" w:rsidR="00667754" w:rsidRPr="003E245E" w:rsidRDefault="00667754" w:rsidP="0066586B">
      <w:pPr>
        <w:jc w:val="center"/>
        <w:rPr>
          <w:rFonts w:ascii="Times New Roman" w:hAnsi="Times New Roman" w:cs="Times New Roman"/>
          <w:bCs/>
          <w:sz w:val="26"/>
          <w:szCs w:val="26"/>
        </w:rPr>
        <w:sectPr w:rsidR="00667754" w:rsidRPr="003E245E" w:rsidSect="00EC4DE5">
          <w:footerReference w:type="default" r:id="rId8"/>
          <w:pgSz w:w="11907" w:h="16840" w:code="9"/>
          <w:pgMar w:top="1418" w:right="1418" w:bottom="1418" w:left="2268" w:header="567" w:footer="567" w:gutter="0"/>
          <w:pgNumType w:fmt="lowerRoman" w:start="1"/>
          <w:cols w:space="720"/>
          <w:docGrid w:linePitch="360"/>
        </w:sectPr>
      </w:pPr>
    </w:p>
    <w:p w14:paraId="62EFFE7F" w14:textId="22676944" w:rsidR="00D2579D" w:rsidRPr="00CC4AD5" w:rsidRDefault="00281CD4" w:rsidP="0066586B">
      <w:pPr>
        <w:jc w:val="center"/>
        <w:rPr>
          <w:rFonts w:ascii="Times New Roman" w:hAnsi="Times New Roman" w:cs="Times New Roman"/>
          <w:b/>
          <w:sz w:val="28"/>
          <w:szCs w:val="28"/>
        </w:rPr>
      </w:pPr>
      <w:r w:rsidRPr="00CC4AD5">
        <w:rPr>
          <w:rFonts w:ascii="Times New Roman" w:hAnsi="Times New Roman" w:cs="Times New Roman"/>
          <w:b/>
          <w:sz w:val="28"/>
          <w:szCs w:val="28"/>
        </w:rPr>
        <w:lastRenderedPageBreak/>
        <w:t>LỜI CẢM ƠN</w:t>
      </w:r>
      <w:bookmarkEnd w:id="0"/>
      <w:bookmarkEnd w:id="1"/>
      <w:bookmarkEnd w:id="2"/>
      <w:bookmarkEnd w:id="3"/>
      <w:bookmarkEnd w:id="4"/>
      <w:bookmarkEnd w:id="5"/>
      <w:bookmarkEnd w:id="6"/>
      <w:bookmarkEnd w:id="7"/>
      <w:bookmarkEnd w:id="8"/>
    </w:p>
    <w:p w14:paraId="2672D6AD" w14:textId="0471E827" w:rsidR="0067359D" w:rsidRPr="003E245E" w:rsidRDefault="00D2579D" w:rsidP="00F16134">
      <w:pPr>
        <w:spacing w:line="288" w:lineRule="auto"/>
        <w:ind w:firstLine="284"/>
        <w:jc w:val="both"/>
        <w:rPr>
          <w:rFonts w:ascii="Times New Roman" w:hAnsi="Times New Roman" w:cs="Times New Roman"/>
          <w:bCs/>
          <w:sz w:val="26"/>
          <w:szCs w:val="26"/>
        </w:rPr>
      </w:pPr>
      <w:r w:rsidRPr="003E245E">
        <w:rPr>
          <w:rFonts w:ascii="Times New Roman" w:hAnsi="Times New Roman" w:cs="Times New Roman"/>
          <w:bCs/>
          <w:sz w:val="26"/>
          <w:szCs w:val="26"/>
        </w:rPr>
        <w:t xml:space="preserve">Trong suốt quá trình học tập tại </w:t>
      </w:r>
      <w:del w:id="11" w:author="Truong Viet" w:date="2020-05-11T15:10:00Z">
        <w:r w:rsidRPr="00F16134" w:rsidDel="001D707D">
          <w:rPr>
            <w:rFonts w:ascii="Times New Roman" w:hAnsi="Times New Roman" w:cs="Times New Roman"/>
            <w:bCs/>
            <w:sz w:val="26"/>
            <w:szCs w:val="26"/>
            <w:highlight w:val="yellow"/>
          </w:rPr>
          <w:delText>Trương</w:delText>
        </w:r>
        <w:r w:rsidRPr="003E245E" w:rsidDel="001D707D">
          <w:rPr>
            <w:rFonts w:ascii="Times New Roman" w:hAnsi="Times New Roman" w:cs="Times New Roman"/>
            <w:bCs/>
            <w:sz w:val="26"/>
            <w:szCs w:val="26"/>
          </w:rPr>
          <w:delText xml:space="preserve"> </w:delText>
        </w:r>
      </w:del>
      <w:ins w:id="12" w:author="Truong Viet" w:date="2020-05-11T15:10:00Z">
        <w:r w:rsidR="001D707D">
          <w:rPr>
            <w:rFonts w:ascii="Times New Roman" w:hAnsi="Times New Roman" w:cs="Times New Roman"/>
            <w:bCs/>
            <w:sz w:val="26"/>
            <w:szCs w:val="26"/>
          </w:rPr>
          <w:t>Trường</w:t>
        </w:r>
        <w:r w:rsidR="001D707D" w:rsidRPr="003E245E">
          <w:rPr>
            <w:rFonts w:ascii="Times New Roman" w:hAnsi="Times New Roman" w:cs="Times New Roman"/>
            <w:bCs/>
            <w:sz w:val="26"/>
            <w:szCs w:val="26"/>
          </w:rPr>
          <w:t xml:space="preserve"> </w:t>
        </w:r>
      </w:ins>
      <w:r w:rsidRPr="003E245E">
        <w:rPr>
          <w:rFonts w:ascii="Times New Roman" w:hAnsi="Times New Roman" w:cs="Times New Roman"/>
          <w:bCs/>
          <w:sz w:val="26"/>
          <w:szCs w:val="26"/>
        </w:rPr>
        <w:t>Đại Học An Giang, em đã được các thầy cô giảng dạy, giúp đỡ và đã được truyền đạt nhiều kiến thức vô cùng quý giá. Ngoài ra, em còn được rèn luyện bản thân trong một môi trường học tập đầy sáng tạo và khoa học</w:t>
      </w:r>
    </w:p>
    <w:p w14:paraId="439095F5" w14:textId="74DC0CD5" w:rsidR="00687457" w:rsidRPr="003E245E" w:rsidRDefault="00D2579D" w:rsidP="00F16134">
      <w:pPr>
        <w:spacing w:line="288" w:lineRule="auto"/>
        <w:ind w:firstLine="284"/>
        <w:jc w:val="both"/>
        <w:rPr>
          <w:rFonts w:ascii="Times New Roman" w:hAnsi="Times New Roman" w:cs="Times New Roman"/>
          <w:bCs/>
          <w:sz w:val="26"/>
          <w:szCs w:val="26"/>
        </w:rPr>
      </w:pPr>
      <w:r w:rsidRPr="003E245E">
        <w:rPr>
          <w:rFonts w:ascii="Times New Roman" w:hAnsi="Times New Roman" w:cs="Times New Roman"/>
          <w:bCs/>
          <w:sz w:val="26"/>
          <w:szCs w:val="26"/>
        </w:rPr>
        <w:t>Đây là một quá trình hết sức quan trọng giúp em có thể thành công</w:t>
      </w:r>
      <w:r w:rsidR="007022ED" w:rsidRPr="003E245E">
        <w:rPr>
          <w:rFonts w:ascii="Times New Roman" w:hAnsi="Times New Roman" w:cs="Times New Roman"/>
          <w:bCs/>
          <w:sz w:val="26"/>
          <w:szCs w:val="26"/>
        </w:rPr>
        <w:t xml:space="preserve"> khi bắt tay vào nghề nghiệp tương lai sau này.</w:t>
      </w:r>
    </w:p>
    <w:p w14:paraId="59FDC422" w14:textId="5CB46FB6" w:rsidR="007022ED" w:rsidRPr="003E245E" w:rsidRDefault="007022ED" w:rsidP="00F16134">
      <w:pPr>
        <w:spacing w:line="288" w:lineRule="auto"/>
        <w:ind w:firstLine="284"/>
        <w:jc w:val="both"/>
        <w:rPr>
          <w:rFonts w:ascii="Times New Roman" w:hAnsi="Times New Roman" w:cs="Times New Roman"/>
          <w:bCs/>
          <w:sz w:val="26"/>
          <w:szCs w:val="26"/>
        </w:rPr>
      </w:pPr>
      <w:r w:rsidRPr="003E245E">
        <w:rPr>
          <w:rFonts w:ascii="Times New Roman" w:hAnsi="Times New Roman" w:cs="Times New Roman"/>
          <w:bCs/>
          <w:sz w:val="26"/>
          <w:szCs w:val="26"/>
        </w:rPr>
        <w:t>Đặc biệt em xin cảm ơn đến thầy</w:t>
      </w:r>
      <w:del w:id="13" w:author="Truong Viet" w:date="2020-05-11T15:10:00Z">
        <w:r w:rsidRPr="003E245E" w:rsidDel="001D707D">
          <w:rPr>
            <w:rFonts w:ascii="Times New Roman" w:hAnsi="Times New Roman" w:cs="Times New Roman"/>
            <w:bCs/>
            <w:sz w:val="26"/>
            <w:szCs w:val="26"/>
          </w:rPr>
          <w:delText xml:space="preserve"> </w:delText>
        </w:r>
        <w:r w:rsidR="00FB1E1F" w:rsidRPr="00F16134" w:rsidDel="001D707D">
          <w:rPr>
            <w:rFonts w:ascii="Times New Roman" w:hAnsi="Times New Roman" w:cs="Times New Roman"/>
            <w:bCs/>
            <w:strike/>
            <w:sz w:val="26"/>
            <w:szCs w:val="26"/>
            <w:highlight w:val="yellow"/>
          </w:rPr>
          <w:delText>ThS.</w:delText>
        </w:r>
      </w:del>
      <w:r w:rsidR="00FB1E1F" w:rsidRPr="003E245E">
        <w:rPr>
          <w:rFonts w:ascii="Times New Roman" w:hAnsi="Times New Roman" w:cs="Times New Roman"/>
          <w:bCs/>
          <w:sz w:val="26"/>
          <w:szCs w:val="26"/>
        </w:rPr>
        <w:t xml:space="preserve"> Lê Hoàng Anh, thầy đã tận tình giúp đỡ, trực tiếp chỉ bảo, hướng dẫn em trong suốt quá trình làm đồ án tốt nghiệp. Trong thời gian làm việc với thầy, em không</w:t>
      </w:r>
      <w:r w:rsidR="005F5464" w:rsidRPr="003E245E">
        <w:rPr>
          <w:rFonts w:ascii="Times New Roman" w:hAnsi="Times New Roman" w:cs="Times New Roman"/>
          <w:bCs/>
          <w:sz w:val="26"/>
          <w:szCs w:val="26"/>
        </w:rPr>
        <w:t xml:space="preserve"> những </w:t>
      </w:r>
      <w:r w:rsidR="00FB1E1F" w:rsidRPr="003E245E">
        <w:rPr>
          <w:rFonts w:ascii="Times New Roman" w:hAnsi="Times New Roman" w:cs="Times New Roman"/>
          <w:bCs/>
          <w:sz w:val="26"/>
          <w:szCs w:val="26"/>
        </w:rPr>
        <w:t>tiếp thu thêm nhiều kiến thức bổ ích mà còn học tập</w:t>
      </w:r>
      <w:r w:rsidR="005F5464" w:rsidRPr="003E245E">
        <w:rPr>
          <w:rFonts w:ascii="Times New Roman" w:hAnsi="Times New Roman" w:cs="Times New Roman"/>
          <w:bCs/>
          <w:sz w:val="26"/>
          <w:szCs w:val="26"/>
        </w:rPr>
        <w:t xml:space="preserve"> được tinh thần làm việc thái độ nghiêm túc, hiệu quả, đây là những điều rất cần thiết cho em trong quá trình học tập và công tác sau nay.</w:t>
      </w:r>
    </w:p>
    <w:p w14:paraId="70B76F45" w14:textId="77777777" w:rsidR="005F5464" w:rsidRPr="003E245E" w:rsidRDefault="005F5464" w:rsidP="00F16134">
      <w:pPr>
        <w:spacing w:line="288" w:lineRule="auto"/>
        <w:ind w:firstLine="284"/>
        <w:jc w:val="both"/>
        <w:rPr>
          <w:rFonts w:ascii="Times New Roman" w:hAnsi="Times New Roman" w:cs="Times New Roman"/>
          <w:bCs/>
          <w:sz w:val="26"/>
          <w:szCs w:val="26"/>
        </w:rPr>
      </w:pPr>
      <w:r w:rsidRPr="003E245E">
        <w:rPr>
          <w:rFonts w:ascii="Times New Roman" w:hAnsi="Times New Roman" w:cs="Times New Roman"/>
          <w:bCs/>
          <w:sz w:val="26"/>
          <w:szCs w:val="26"/>
        </w:rPr>
        <w:t>Em xin chân thành cảm ơn Ban giám hiệu nhà trường cùng thầy cô Khoa Công nghệ thông tin bên cạnh đó em xin cảm ơn sâu sắc đến thầy Trưởng khoa và toàn thể các thầy cô đã tận tình giảng dạy và trang bị cho em nhiều kiến thức bổ ích trong quá trình học tập tại trường vừa qua. Đây là quãng thời gian vô cùng hữu ích, đã giúp em trưởng thành lên rất nhiều khi chuẩn bị ra trường.</w:t>
      </w:r>
    </w:p>
    <w:p w14:paraId="0DCA4826" w14:textId="77777777" w:rsidR="00F87DBB" w:rsidRPr="003E245E" w:rsidRDefault="005F5464" w:rsidP="00F16134">
      <w:pPr>
        <w:spacing w:line="288" w:lineRule="auto"/>
        <w:ind w:firstLine="284"/>
        <w:jc w:val="both"/>
        <w:rPr>
          <w:rFonts w:ascii="Times New Roman" w:hAnsi="Times New Roman" w:cs="Times New Roman"/>
          <w:bCs/>
          <w:sz w:val="26"/>
          <w:szCs w:val="26"/>
        </w:rPr>
      </w:pPr>
      <w:r w:rsidRPr="003E245E">
        <w:rPr>
          <w:rFonts w:ascii="Times New Roman" w:hAnsi="Times New Roman" w:cs="Times New Roman"/>
          <w:bCs/>
          <w:sz w:val="26"/>
          <w:szCs w:val="26"/>
        </w:rPr>
        <w:t xml:space="preserve">Mặc dù em đã cố gắng trong suốt quá trình làm đồ án, nhưng do kinh nghiệm thực tế và trình độ chuyên môn chưa được nhiều nên em không trành khỏi những thiếu sót, em rất mong nhận được sự </w:t>
      </w:r>
      <w:r w:rsidR="00F87DBB" w:rsidRPr="003E245E">
        <w:rPr>
          <w:rFonts w:ascii="Times New Roman" w:hAnsi="Times New Roman" w:cs="Times New Roman"/>
          <w:bCs/>
          <w:sz w:val="26"/>
          <w:szCs w:val="26"/>
        </w:rPr>
        <w:t>chỉ bảo, góp ý từ các thầy, các cô.</w:t>
      </w:r>
    </w:p>
    <w:p w14:paraId="05DB9A9B" w14:textId="652A19FA" w:rsidR="005F5464" w:rsidRPr="003E245E" w:rsidRDefault="00F87DBB" w:rsidP="00F16134">
      <w:pPr>
        <w:spacing w:line="288" w:lineRule="auto"/>
        <w:ind w:firstLine="284"/>
        <w:jc w:val="both"/>
        <w:rPr>
          <w:rFonts w:ascii="Times New Roman" w:hAnsi="Times New Roman" w:cs="Times New Roman"/>
          <w:bCs/>
          <w:sz w:val="26"/>
          <w:szCs w:val="26"/>
        </w:rPr>
      </w:pPr>
      <w:r w:rsidRPr="003E245E">
        <w:rPr>
          <w:rFonts w:ascii="Times New Roman" w:hAnsi="Times New Roman" w:cs="Times New Roman"/>
          <w:bCs/>
          <w:sz w:val="26"/>
          <w:szCs w:val="26"/>
        </w:rPr>
        <w:t>Em xin chân thành cảm ơn!</w:t>
      </w:r>
      <w:r w:rsidR="005F5464" w:rsidRPr="003E245E">
        <w:rPr>
          <w:rFonts w:ascii="Times New Roman" w:hAnsi="Times New Roman" w:cs="Times New Roman"/>
          <w:bCs/>
          <w:sz w:val="26"/>
          <w:szCs w:val="26"/>
        </w:rPr>
        <w:t xml:space="preserve"> </w:t>
      </w:r>
    </w:p>
    <w:p w14:paraId="4DBE1583" w14:textId="104C0F05" w:rsidR="00687457" w:rsidRPr="003E245E" w:rsidRDefault="00687457" w:rsidP="005D2160">
      <w:pPr>
        <w:spacing w:line="288" w:lineRule="auto"/>
        <w:rPr>
          <w:rFonts w:ascii="Times New Roman" w:hAnsi="Times New Roman" w:cs="Times New Roman"/>
          <w:bCs/>
          <w:sz w:val="26"/>
          <w:szCs w:val="26"/>
        </w:rPr>
      </w:pPr>
    </w:p>
    <w:p w14:paraId="50E8F0C8" w14:textId="136A0AD1" w:rsidR="00687457" w:rsidRPr="003E245E" w:rsidRDefault="00687457" w:rsidP="005D2160">
      <w:pPr>
        <w:spacing w:line="288" w:lineRule="auto"/>
        <w:rPr>
          <w:rFonts w:ascii="Times New Roman" w:hAnsi="Times New Roman" w:cs="Times New Roman"/>
          <w:bCs/>
          <w:sz w:val="26"/>
          <w:szCs w:val="26"/>
        </w:rPr>
      </w:pPr>
    </w:p>
    <w:p w14:paraId="5599FEB6" w14:textId="0FCD612A" w:rsidR="003C41CC" w:rsidRPr="003E245E" w:rsidRDefault="003C41CC" w:rsidP="003C41CC">
      <w:pPr>
        <w:pStyle w:val="Heading1"/>
        <w:rPr>
          <w:rFonts w:ascii="Times New Roman" w:hAnsi="Times New Roman" w:cs="Times New Roman"/>
          <w:b w:val="0"/>
          <w:color w:val="auto"/>
          <w:sz w:val="26"/>
          <w:szCs w:val="26"/>
        </w:rPr>
      </w:pPr>
      <w:bookmarkStart w:id="14" w:name="_Toc478472710"/>
      <w:bookmarkStart w:id="15" w:name="_Toc478473902"/>
      <w:bookmarkStart w:id="16" w:name="_Toc478473996"/>
      <w:bookmarkStart w:id="17" w:name="_Toc478474061"/>
      <w:bookmarkStart w:id="18" w:name="_Toc478474134"/>
      <w:bookmarkStart w:id="19" w:name="_Toc478474307"/>
      <w:bookmarkStart w:id="20" w:name="_Toc478474443"/>
      <w:bookmarkStart w:id="21" w:name="_Toc478505487"/>
      <w:bookmarkStart w:id="22" w:name="_Toc478590093"/>
    </w:p>
    <w:p w14:paraId="71FED2DB" w14:textId="036B252A" w:rsidR="0067359D" w:rsidRPr="003E245E" w:rsidRDefault="0067359D" w:rsidP="0067359D">
      <w:pPr>
        <w:pStyle w:val="Heading1"/>
        <w:rPr>
          <w:rFonts w:ascii="Times New Roman" w:hAnsi="Times New Roman" w:cs="Times New Roman"/>
          <w:b w:val="0"/>
          <w:color w:val="auto"/>
          <w:sz w:val="26"/>
          <w:szCs w:val="26"/>
        </w:rPr>
      </w:pPr>
    </w:p>
    <w:bookmarkEnd w:id="14"/>
    <w:bookmarkEnd w:id="15"/>
    <w:bookmarkEnd w:id="16"/>
    <w:bookmarkEnd w:id="17"/>
    <w:bookmarkEnd w:id="18"/>
    <w:bookmarkEnd w:id="19"/>
    <w:bookmarkEnd w:id="20"/>
    <w:bookmarkEnd w:id="21"/>
    <w:bookmarkEnd w:id="22"/>
    <w:p w14:paraId="2BD3377B" w14:textId="31E4D81B" w:rsidR="001D1F71" w:rsidRPr="003E245E" w:rsidRDefault="001D1F71" w:rsidP="005D2160">
      <w:pPr>
        <w:spacing w:line="288" w:lineRule="auto"/>
        <w:rPr>
          <w:rFonts w:ascii="Times New Roman" w:hAnsi="Times New Roman" w:cs="Times New Roman"/>
          <w:bCs/>
          <w:sz w:val="26"/>
          <w:szCs w:val="26"/>
        </w:rPr>
      </w:pPr>
    </w:p>
    <w:p w14:paraId="61043270" w14:textId="230DF5C9" w:rsidR="005F4F2B" w:rsidRPr="003E245E" w:rsidRDefault="005F4F2B" w:rsidP="005D2160">
      <w:pPr>
        <w:rPr>
          <w:rFonts w:ascii="Times New Roman" w:hAnsi="Times New Roman" w:cs="Times New Roman"/>
          <w:bCs/>
          <w:sz w:val="26"/>
          <w:szCs w:val="26"/>
        </w:rPr>
      </w:pPr>
    </w:p>
    <w:p w14:paraId="5A7B0471" w14:textId="77777777" w:rsidR="00361F2F" w:rsidRPr="003E245E" w:rsidRDefault="00361F2F" w:rsidP="0067359D">
      <w:pPr>
        <w:pStyle w:val="Heading1"/>
        <w:jc w:val="center"/>
        <w:rPr>
          <w:rFonts w:ascii="Times New Roman" w:hAnsi="Times New Roman" w:cs="Times New Roman"/>
          <w:b w:val="0"/>
          <w:color w:val="auto"/>
          <w:sz w:val="26"/>
          <w:szCs w:val="26"/>
        </w:rPr>
      </w:pPr>
      <w:bookmarkStart w:id="23" w:name="_Toc478590095"/>
    </w:p>
    <w:p w14:paraId="5CD428A5" w14:textId="7FEA4C38" w:rsidR="0067359D" w:rsidRPr="00CC4AD5" w:rsidRDefault="0067359D" w:rsidP="0067359D">
      <w:pPr>
        <w:pStyle w:val="Heading1"/>
        <w:jc w:val="center"/>
        <w:rPr>
          <w:rFonts w:ascii="Times New Roman" w:hAnsi="Times New Roman" w:cs="Times New Roman"/>
          <w:bCs w:val="0"/>
          <w:color w:val="auto"/>
        </w:rPr>
      </w:pPr>
      <w:bookmarkStart w:id="24" w:name="_Toc37252387"/>
      <w:bookmarkStart w:id="25" w:name="_Toc40075636"/>
      <w:r w:rsidRPr="00CC4AD5">
        <w:rPr>
          <w:rFonts w:ascii="Times New Roman" w:hAnsi="Times New Roman" w:cs="Times New Roman"/>
          <w:bCs w:val="0"/>
          <w:color w:val="auto"/>
        </w:rPr>
        <w:t>TÓM TẮT</w:t>
      </w:r>
      <w:bookmarkEnd w:id="24"/>
      <w:bookmarkEnd w:id="25"/>
    </w:p>
    <w:p w14:paraId="52282E5D" w14:textId="77777777" w:rsidR="0067359D" w:rsidRPr="003E245E" w:rsidRDefault="0067359D">
      <w:pPr>
        <w:ind w:firstLine="360"/>
        <w:jc w:val="both"/>
        <w:rPr>
          <w:rFonts w:ascii="Times New Roman" w:hAnsi="Times New Roman" w:cs="Times New Roman"/>
          <w:bCs/>
          <w:sz w:val="26"/>
          <w:szCs w:val="26"/>
        </w:rPr>
        <w:pPrChange w:id="26" w:author="Hoang Anh" w:date="2020-05-11T14:41:00Z">
          <w:pPr/>
        </w:pPrChange>
      </w:pPr>
      <w:r w:rsidRPr="003E245E">
        <w:rPr>
          <w:rFonts w:ascii="Times New Roman" w:hAnsi="Times New Roman" w:cs="Times New Roman"/>
          <w:bCs/>
          <w:sz w:val="26"/>
          <w:szCs w:val="26"/>
        </w:rPr>
        <w:t>Đồ án nhằm xây dựng Module quản lý học bổng để quản lý một số công việc tại Phòng công tác Sinh viên. Nhiệm vụ chính của hệ thống chủ yếu là hỗ trợ việc quản lý học bổng cùng với đó là giúp người sử dụng tìm kiếm các thông tin về học bổng, từ đó có thể tổng hợp báo cáo. Hệ thống sẽ tăng hiệu quả trong các việc ví dụ như:</w:t>
      </w:r>
    </w:p>
    <w:p w14:paraId="6A877941" w14:textId="77777777" w:rsidR="0067359D" w:rsidRPr="003E245E" w:rsidRDefault="0067359D">
      <w:pPr>
        <w:pStyle w:val="ListParagraph"/>
        <w:numPr>
          <w:ilvl w:val="0"/>
          <w:numId w:val="34"/>
        </w:numPr>
        <w:jc w:val="both"/>
        <w:rPr>
          <w:rFonts w:ascii="Times New Roman" w:hAnsi="Times New Roman" w:cs="Times New Roman"/>
          <w:bCs/>
          <w:sz w:val="26"/>
          <w:szCs w:val="26"/>
        </w:rPr>
        <w:pPrChange w:id="27" w:author="Hoang Anh" w:date="2020-05-11T14:40:00Z">
          <w:pPr>
            <w:pStyle w:val="ListParagraph"/>
            <w:numPr>
              <w:numId w:val="34"/>
            </w:numPr>
            <w:ind w:hanging="360"/>
          </w:pPr>
        </w:pPrChange>
      </w:pPr>
      <w:r w:rsidRPr="003E245E">
        <w:rPr>
          <w:rFonts w:ascii="Times New Roman" w:hAnsi="Times New Roman" w:cs="Times New Roman"/>
          <w:bCs/>
          <w:sz w:val="26"/>
          <w:szCs w:val="26"/>
        </w:rPr>
        <w:t>Hỗ trợ tìm kiếm chính xác, dễ dàng.</w:t>
      </w:r>
    </w:p>
    <w:p w14:paraId="6A4399CA" w14:textId="77777777" w:rsidR="0067359D" w:rsidRPr="003E245E" w:rsidRDefault="0067359D">
      <w:pPr>
        <w:pStyle w:val="ListParagraph"/>
        <w:numPr>
          <w:ilvl w:val="0"/>
          <w:numId w:val="34"/>
        </w:numPr>
        <w:jc w:val="both"/>
        <w:rPr>
          <w:rFonts w:ascii="Times New Roman" w:hAnsi="Times New Roman" w:cs="Times New Roman"/>
          <w:bCs/>
          <w:sz w:val="26"/>
          <w:szCs w:val="26"/>
        </w:rPr>
        <w:pPrChange w:id="28" w:author="Hoang Anh" w:date="2020-05-11T14:40:00Z">
          <w:pPr>
            <w:pStyle w:val="ListParagraph"/>
            <w:numPr>
              <w:numId w:val="34"/>
            </w:numPr>
            <w:ind w:hanging="360"/>
          </w:pPr>
        </w:pPrChange>
      </w:pPr>
      <w:r w:rsidRPr="003E245E">
        <w:rPr>
          <w:rFonts w:ascii="Times New Roman" w:hAnsi="Times New Roman" w:cs="Times New Roman"/>
          <w:bCs/>
          <w:sz w:val="26"/>
          <w:szCs w:val="26"/>
        </w:rPr>
        <w:t>Quản lý được các thông tin liên quan tới học bổng một cách tiện lợi (tên học bổng, giá trị, số lượng, thông báo,…)</w:t>
      </w:r>
    </w:p>
    <w:p w14:paraId="3E6FB8CB" w14:textId="77777777" w:rsidR="0067359D" w:rsidRPr="003E245E" w:rsidRDefault="0067359D">
      <w:pPr>
        <w:pStyle w:val="ListParagraph"/>
        <w:numPr>
          <w:ilvl w:val="0"/>
          <w:numId w:val="34"/>
        </w:numPr>
        <w:jc w:val="both"/>
        <w:rPr>
          <w:rFonts w:ascii="Times New Roman" w:hAnsi="Times New Roman" w:cs="Times New Roman"/>
          <w:bCs/>
          <w:sz w:val="26"/>
          <w:szCs w:val="26"/>
        </w:rPr>
        <w:pPrChange w:id="29" w:author="Hoang Anh" w:date="2020-05-11T14:40:00Z">
          <w:pPr>
            <w:pStyle w:val="ListParagraph"/>
            <w:numPr>
              <w:numId w:val="34"/>
            </w:numPr>
            <w:ind w:hanging="360"/>
          </w:pPr>
        </w:pPrChange>
      </w:pPr>
      <w:r w:rsidRPr="003E245E">
        <w:rPr>
          <w:rFonts w:ascii="Times New Roman" w:hAnsi="Times New Roman" w:cs="Times New Roman"/>
          <w:bCs/>
          <w:sz w:val="26"/>
          <w:szCs w:val="26"/>
        </w:rPr>
        <w:t>Xử lý nhanh chóng các yêu cầu như đưa ra báo cáo, thống kê</w:t>
      </w:r>
    </w:p>
    <w:p w14:paraId="5F11187D" w14:textId="77777777" w:rsidR="0067359D" w:rsidRPr="003E245E" w:rsidRDefault="0067359D">
      <w:pPr>
        <w:ind w:firstLine="360"/>
        <w:jc w:val="both"/>
        <w:rPr>
          <w:rFonts w:ascii="Times New Roman" w:hAnsi="Times New Roman" w:cs="Times New Roman"/>
          <w:bCs/>
          <w:sz w:val="26"/>
          <w:szCs w:val="26"/>
        </w:rPr>
        <w:pPrChange w:id="30" w:author="Hoang Anh" w:date="2020-05-11T14:41:00Z">
          <w:pPr/>
        </w:pPrChange>
      </w:pPr>
      <w:r w:rsidRPr="003E245E">
        <w:rPr>
          <w:rFonts w:ascii="Times New Roman" w:hAnsi="Times New Roman" w:cs="Times New Roman"/>
          <w:bCs/>
          <w:sz w:val="26"/>
          <w:szCs w:val="26"/>
        </w:rPr>
        <w:t>Sau khi thực hiện đồ án “Xây dựng Module quản lý học bổng tại Phòng công tác Sinh viên” em đã thu được một số kết quả trên cả lý thuyết và thực hành. Đó là nắm được cách phân tích một hệ thống và thiết kế hệ thống đó bằng các công cụ phần mềm hỗ trợ. Kết quả là em đã tạo ra được một hệ thống hỗ trợ việc quản học bổng, thông báo, tìm kiếm và thống kê thông tin báo cáo.</w:t>
      </w:r>
    </w:p>
    <w:p w14:paraId="1764293F" w14:textId="77777777" w:rsidR="00C56B1F" w:rsidRPr="003E245E" w:rsidRDefault="00C56B1F" w:rsidP="00A25CE7">
      <w:pPr>
        <w:pStyle w:val="Heading1"/>
        <w:rPr>
          <w:rFonts w:ascii="Times New Roman" w:hAnsi="Times New Roman" w:cs="Times New Roman"/>
          <w:b w:val="0"/>
          <w:color w:val="auto"/>
          <w:sz w:val="26"/>
          <w:szCs w:val="26"/>
        </w:rPr>
      </w:pPr>
    </w:p>
    <w:p w14:paraId="26551932" w14:textId="77777777" w:rsidR="00C56B1F" w:rsidRPr="003E245E" w:rsidRDefault="00C56B1F" w:rsidP="00E07D9B">
      <w:pPr>
        <w:pStyle w:val="Heading1"/>
        <w:jc w:val="center"/>
        <w:rPr>
          <w:rFonts w:ascii="Times New Roman" w:hAnsi="Times New Roman" w:cs="Times New Roman"/>
          <w:b w:val="0"/>
          <w:color w:val="auto"/>
          <w:sz w:val="26"/>
          <w:szCs w:val="26"/>
        </w:rPr>
      </w:pPr>
    </w:p>
    <w:p w14:paraId="0645B963" w14:textId="77777777" w:rsidR="00C56B1F" w:rsidRPr="003E245E" w:rsidRDefault="00C56B1F" w:rsidP="00E07D9B">
      <w:pPr>
        <w:pStyle w:val="Heading1"/>
        <w:jc w:val="center"/>
        <w:rPr>
          <w:rFonts w:ascii="Times New Roman" w:hAnsi="Times New Roman" w:cs="Times New Roman"/>
          <w:b w:val="0"/>
          <w:color w:val="auto"/>
          <w:sz w:val="26"/>
          <w:szCs w:val="26"/>
        </w:rPr>
      </w:pPr>
    </w:p>
    <w:p w14:paraId="7AAD655A" w14:textId="77777777" w:rsidR="00C56B1F" w:rsidRPr="003E245E" w:rsidRDefault="00C56B1F" w:rsidP="00E07D9B">
      <w:pPr>
        <w:pStyle w:val="Heading1"/>
        <w:jc w:val="center"/>
        <w:rPr>
          <w:rFonts w:ascii="Times New Roman" w:hAnsi="Times New Roman" w:cs="Times New Roman"/>
          <w:b w:val="0"/>
          <w:color w:val="auto"/>
          <w:sz w:val="26"/>
          <w:szCs w:val="26"/>
        </w:rPr>
      </w:pPr>
    </w:p>
    <w:p w14:paraId="100C1760" w14:textId="0291E5DC" w:rsidR="0066586B" w:rsidRPr="003E245E" w:rsidRDefault="0066586B" w:rsidP="00E07D9B">
      <w:pPr>
        <w:pStyle w:val="Heading1"/>
        <w:jc w:val="center"/>
        <w:rPr>
          <w:rFonts w:ascii="Times New Roman" w:hAnsi="Times New Roman" w:cs="Times New Roman"/>
          <w:b w:val="0"/>
          <w:color w:val="auto"/>
          <w:sz w:val="26"/>
          <w:szCs w:val="26"/>
        </w:rPr>
      </w:pPr>
    </w:p>
    <w:bookmarkEnd w:id="23"/>
    <w:p w14:paraId="47ED433C" w14:textId="383B1727" w:rsidR="00C56B1F" w:rsidRPr="003E245E" w:rsidRDefault="00C56B1F">
      <w:pPr>
        <w:rPr>
          <w:rFonts w:ascii="Times New Roman" w:hAnsi="Times New Roman" w:cs="Times New Roman"/>
          <w:bCs/>
          <w:sz w:val="26"/>
          <w:szCs w:val="26"/>
        </w:rPr>
      </w:pPr>
    </w:p>
    <w:p w14:paraId="4DF41553" w14:textId="77777777" w:rsidR="008C262A" w:rsidRPr="003E245E" w:rsidRDefault="008C262A">
      <w:pPr>
        <w:rPr>
          <w:rFonts w:ascii="Times New Roman" w:eastAsiaTheme="majorEastAsia" w:hAnsi="Times New Roman" w:cs="Times New Roman"/>
          <w:bCs/>
          <w:sz w:val="26"/>
          <w:szCs w:val="26"/>
        </w:rPr>
      </w:pPr>
    </w:p>
    <w:p w14:paraId="0F808B4D" w14:textId="7DBA02D0" w:rsidR="00BC5167" w:rsidRPr="003E245E" w:rsidDel="00F16134" w:rsidRDefault="00BC5167" w:rsidP="00C56B1F">
      <w:pPr>
        <w:pStyle w:val="Heading1"/>
        <w:jc w:val="center"/>
        <w:rPr>
          <w:del w:id="31" w:author="Hoang Anh" w:date="2020-05-11T14:42:00Z"/>
          <w:rFonts w:ascii="Times New Roman" w:hAnsi="Times New Roman" w:cs="Times New Roman"/>
          <w:b w:val="0"/>
          <w:color w:val="auto"/>
          <w:sz w:val="26"/>
          <w:szCs w:val="26"/>
        </w:rPr>
      </w:pPr>
    </w:p>
    <w:p w14:paraId="53135E9F" w14:textId="77777777" w:rsidR="00BC5167" w:rsidRPr="003E245E" w:rsidRDefault="00BC5167" w:rsidP="00C56B1F">
      <w:pPr>
        <w:pStyle w:val="Heading1"/>
        <w:jc w:val="center"/>
        <w:rPr>
          <w:rFonts w:ascii="Times New Roman" w:hAnsi="Times New Roman" w:cs="Times New Roman"/>
          <w:b w:val="0"/>
          <w:color w:val="auto"/>
          <w:sz w:val="26"/>
          <w:szCs w:val="26"/>
        </w:rPr>
      </w:pPr>
    </w:p>
    <w:p w14:paraId="127092B1" w14:textId="77777777" w:rsidR="00F16134" w:rsidRDefault="00F16134">
      <w:pPr>
        <w:rPr>
          <w:ins w:id="32" w:author="Hoang Anh" w:date="2020-05-11T14:42:00Z"/>
          <w:rFonts w:ascii="Times New Roman" w:eastAsiaTheme="majorEastAsia" w:hAnsi="Times New Roman" w:cs="Times New Roman"/>
          <w:bCs/>
          <w:sz w:val="26"/>
          <w:szCs w:val="26"/>
        </w:rPr>
      </w:pPr>
      <w:bookmarkStart w:id="33" w:name="_Toc37252388"/>
      <w:bookmarkStart w:id="34" w:name="_Toc40075637"/>
      <w:ins w:id="35" w:author="Hoang Anh" w:date="2020-05-11T14:42:00Z">
        <w:r>
          <w:rPr>
            <w:rFonts w:ascii="Times New Roman" w:hAnsi="Times New Roman" w:cs="Times New Roman"/>
            <w:b/>
            <w:sz w:val="26"/>
            <w:szCs w:val="26"/>
          </w:rPr>
          <w:br w:type="page"/>
        </w:r>
      </w:ins>
    </w:p>
    <w:p w14:paraId="4C8FD20C" w14:textId="640AEE9B" w:rsidR="00C56B1F" w:rsidRPr="00F16134" w:rsidRDefault="00C56B1F" w:rsidP="00C56B1F">
      <w:pPr>
        <w:pStyle w:val="Heading1"/>
        <w:jc w:val="center"/>
        <w:rPr>
          <w:rFonts w:ascii="Times New Roman" w:hAnsi="Times New Roman" w:cs="Times New Roman"/>
          <w:bCs w:val="0"/>
          <w:color w:val="auto"/>
          <w:sz w:val="26"/>
          <w:szCs w:val="26"/>
          <w:rPrChange w:id="36" w:author="Hoang Anh" w:date="2020-05-11T14:42:00Z">
            <w:rPr>
              <w:rFonts w:ascii="Times New Roman" w:hAnsi="Times New Roman" w:cs="Times New Roman"/>
              <w:b w:val="0"/>
              <w:color w:val="auto"/>
              <w:sz w:val="26"/>
              <w:szCs w:val="26"/>
            </w:rPr>
          </w:rPrChange>
        </w:rPr>
      </w:pPr>
      <w:r w:rsidRPr="00F16134">
        <w:rPr>
          <w:rFonts w:ascii="Times New Roman" w:hAnsi="Times New Roman" w:cs="Times New Roman"/>
          <w:bCs w:val="0"/>
          <w:color w:val="auto"/>
          <w:sz w:val="26"/>
          <w:szCs w:val="26"/>
          <w:rPrChange w:id="37" w:author="Hoang Anh" w:date="2020-05-11T14:42:00Z">
            <w:rPr>
              <w:rFonts w:ascii="Times New Roman" w:hAnsi="Times New Roman" w:cs="Times New Roman"/>
              <w:b w:val="0"/>
              <w:color w:val="auto"/>
              <w:sz w:val="26"/>
              <w:szCs w:val="26"/>
            </w:rPr>
          </w:rPrChange>
        </w:rPr>
        <w:lastRenderedPageBreak/>
        <w:t>DANH SÁCH HÌNH ẢNH</w:t>
      </w:r>
      <w:bookmarkEnd w:id="33"/>
      <w:bookmarkEnd w:id="34"/>
    </w:p>
    <w:p w14:paraId="5399FF71" w14:textId="61D0C22B" w:rsidR="003A460B" w:rsidRPr="00F16134" w:rsidRDefault="003A460B">
      <w:pPr>
        <w:pStyle w:val="TableofFigures"/>
        <w:tabs>
          <w:tab w:val="right" w:leader="dot" w:pos="8211"/>
        </w:tabs>
        <w:rPr>
          <w:rFonts w:eastAsiaTheme="minorEastAsia" w:cs="Times New Roman"/>
          <w:smallCaps w:val="0"/>
          <w:noProof/>
          <w:szCs w:val="26"/>
          <w:rPrChange w:id="38" w:author="Hoang Anh" w:date="2020-05-11T14:42:00Z">
            <w:rPr>
              <w:rFonts w:asciiTheme="minorHAnsi" w:eastAsiaTheme="minorEastAsia" w:hAnsiTheme="minorHAnsi" w:cstheme="minorBidi"/>
              <w:smallCaps w:val="0"/>
              <w:noProof/>
              <w:sz w:val="22"/>
              <w:szCs w:val="22"/>
            </w:rPr>
          </w:rPrChange>
        </w:rPr>
      </w:pPr>
      <w:r w:rsidRPr="001D707D">
        <w:rPr>
          <w:rFonts w:cs="Times New Roman"/>
          <w:bCs/>
          <w:szCs w:val="26"/>
        </w:rPr>
        <w:fldChar w:fldCharType="begin"/>
      </w:r>
      <w:r w:rsidRPr="00F16134">
        <w:rPr>
          <w:rFonts w:cs="Times New Roman"/>
          <w:bCs/>
          <w:szCs w:val="26"/>
        </w:rPr>
        <w:instrText xml:space="preserve"> TOC \h \z \c "Hình" </w:instrText>
      </w:r>
      <w:r w:rsidRPr="001D707D">
        <w:rPr>
          <w:rFonts w:cs="Times New Roman"/>
          <w:bCs/>
          <w:szCs w:val="26"/>
          <w:rPrChange w:id="39" w:author="Hoang Anh" w:date="2020-05-11T14:42:00Z">
            <w:rPr>
              <w:rFonts w:cs="Times New Roman"/>
              <w:bCs/>
              <w:smallCaps w:val="0"/>
              <w:szCs w:val="26"/>
            </w:rPr>
          </w:rPrChange>
        </w:rPr>
        <w:fldChar w:fldCharType="separate"/>
      </w:r>
      <w:r w:rsidR="00F16134" w:rsidRPr="001D707D">
        <w:rPr>
          <w:rFonts w:cs="Times New Roman"/>
          <w:szCs w:val="26"/>
        </w:rPr>
        <w:fldChar w:fldCharType="begin"/>
      </w:r>
      <w:r w:rsidR="00F16134" w:rsidRPr="001D707D">
        <w:rPr>
          <w:rFonts w:cs="Times New Roman"/>
          <w:szCs w:val="26"/>
        </w:rPr>
        <w:instrText xml:space="preserve"> HYPERLINK \l "_Toc38869509" </w:instrText>
      </w:r>
      <w:r w:rsidR="00F16134" w:rsidRPr="001D707D">
        <w:rPr>
          <w:rFonts w:cs="Times New Roman"/>
          <w:szCs w:val="26"/>
          <w:rPrChange w:id="40" w:author="Hoang Anh" w:date="2020-05-11T14:42:00Z">
            <w:rPr>
              <w:rFonts w:cs="Times New Roman"/>
              <w:noProof/>
              <w:szCs w:val="26"/>
            </w:rPr>
          </w:rPrChange>
        </w:rPr>
        <w:fldChar w:fldCharType="separate"/>
      </w:r>
      <w:r w:rsidRPr="001D707D">
        <w:rPr>
          <w:rStyle w:val="Hyperlink"/>
          <w:rFonts w:cs="Times New Roman"/>
          <w:bCs/>
          <w:noProof/>
          <w:szCs w:val="26"/>
        </w:rPr>
        <w:t>Hình 1. Cơ cấu tổ chức nhân sự của Khoa Công nghệ thông tin.</w:t>
      </w:r>
      <w:r w:rsidRPr="001D707D">
        <w:rPr>
          <w:rFonts w:cs="Times New Roman"/>
          <w:noProof/>
          <w:webHidden/>
          <w:szCs w:val="26"/>
        </w:rPr>
        <w:tab/>
      </w:r>
      <w:r w:rsidRPr="001D707D">
        <w:rPr>
          <w:rFonts w:cs="Times New Roman"/>
          <w:noProof/>
          <w:webHidden/>
          <w:szCs w:val="26"/>
        </w:rPr>
        <w:fldChar w:fldCharType="begin"/>
      </w:r>
      <w:r w:rsidRPr="001D707D">
        <w:rPr>
          <w:rFonts w:cs="Times New Roman"/>
          <w:noProof/>
          <w:webHidden/>
          <w:szCs w:val="26"/>
        </w:rPr>
        <w:instrText xml:space="preserve"> PAGEREF _Toc38869509 \h </w:instrText>
      </w:r>
      <w:r w:rsidRPr="001D707D">
        <w:rPr>
          <w:rFonts w:cs="Times New Roman"/>
          <w:noProof/>
          <w:webHidden/>
          <w:szCs w:val="26"/>
        </w:rPr>
      </w:r>
      <w:r w:rsidRPr="001D707D">
        <w:rPr>
          <w:rFonts w:cs="Times New Roman"/>
          <w:noProof/>
          <w:webHidden/>
          <w:szCs w:val="26"/>
        </w:rPr>
        <w:fldChar w:fldCharType="separate"/>
      </w:r>
      <w:r w:rsidRPr="001D707D">
        <w:rPr>
          <w:rFonts w:cs="Times New Roman"/>
          <w:noProof/>
          <w:webHidden/>
          <w:szCs w:val="26"/>
        </w:rPr>
        <w:t>2</w:t>
      </w:r>
      <w:r w:rsidRPr="001D707D">
        <w:rPr>
          <w:rFonts w:cs="Times New Roman"/>
          <w:noProof/>
          <w:webHidden/>
          <w:szCs w:val="26"/>
        </w:rPr>
        <w:fldChar w:fldCharType="end"/>
      </w:r>
      <w:r w:rsidR="00F16134" w:rsidRPr="001D707D">
        <w:rPr>
          <w:rFonts w:cs="Times New Roman"/>
          <w:noProof/>
          <w:szCs w:val="26"/>
        </w:rPr>
        <w:fldChar w:fldCharType="end"/>
      </w:r>
    </w:p>
    <w:p w14:paraId="55E96EAA" w14:textId="566C806D" w:rsidR="003A460B" w:rsidRPr="00F16134" w:rsidRDefault="00F16134">
      <w:pPr>
        <w:pStyle w:val="TableofFigures"/>
        <w:tabs>
          <w:tab w:val="right" w:leader="dot" w:pos="8211"/>
        </w:tabs>
        <w:rPr>
          <w:rFonts w:eastAsiaTheme="minorEastAsia" w:cs="Times New Roman"/>
          <w:smallCaps w:val="0"/>
          <w:noProof/>
          <w:szCs w:val="26"/>
          <w:rPrChange w:id="4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"_Toc38869510" </w:instrText>
      </w:r>
      <w:r w:rsidRPr="001D707D">
        <w:rPr>
          <w:rFonts w:cs="Times New Roman"/>
          <w:szCs w:val="26"/>
          <w:rPrChange w:id="42" w:author="Hoang Anh" w:date="2020-05-11T14:42:00Z">
            <w:rPr>
              <w:rFonts w:cs="Times New Roman"/>
              <w:noProof/>
              <w:szCs w:val="26"/>
            </w:rPr>
          </w:rPrChange>
        </w:rPr>
        <w:fldChar w:fldCharType="separate"/>
      </w:r>
      <w:r w:rsidR="003A460B" w:rsidRPr="001D707D">
        <w:rPr>
          <w:rStyle w:val="Hyperlink"/>
          <w:rFonts w:cs="Times New Roman"/>
          <w:bCs/>
          <w:noProof/>
          <w:szCs w:val="26"/>
        </w:rPr>
        <w:t>Hình 2. Mô hình hoạt động của laravel framework</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_Toc38869510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8</w:t>
      </w:r>
      <w:r w:rsidR="003A460B" w:rsidRPr="001D707D">
        <w:rPr>
          <w:rFonts w:cs="Times New Roman"/>
          <w:noProof/>
          <w:webHidden/>
          <w:szCs w:val="26"/>
        </w:rPr>
        <w:fldChar w:fldCharType="end"/>
      </w:r>
      <w:r w:rsidRPr="001D707D">
        <w:rPr>
          <w:rFonts w:cs="Times New Roman"/>
          <w:noProof/>
          <w:szCs w:val="26"/>
        </w:rPr>
        <w:fldChar w:fldCharType="end"/>
      </w:r>
    </w:p>
    <w:p w14:paraId="7747422D" w14:textId="5A555D8B" w:rsidR="003A460B" w:rsidRPr="00F16134" w:rsidRDefault="00F16134">
      <w:pPr>
        <w:pStyle w:val="TableofFigures"/>
        <w:tabs>
          <w:tab w:val="right" w:leader="dot" w:pos="8211"/>
        </w:tabs>
        <w:rPr>
          <w:rFonts w:eastAsiaTheme="minorEastAsia" w:cs="Times New Roman"/>
          <w:smallCaps w:val="0"/>
          <w:noProof/>
          <w:szCs w:val="26"/>
          <w:rPrChange w:id="4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"_Toc38869511" </w:instrText>
      </w:r>
      <w:r w:rsidRPr="001D707D">
        <w:rPr>
          <w:rFonts w:cs="Times New Roman"/>
          <w:szCs w:val="26"/>
          <w:rPrChange w:id="44" w:author="Hoang Anh" w:date="2020-05-11T14:42:00Z">
            <w:rPr>
              <w:rFonts w:cs="Times New Roman"/>
              <w:noProof/>
              <w:szCs w:val="26"/>
            </w:rPr>
          </w:rPrChange>
        </w:rPr>
        <w:fldChar w:fldCharType="separate"/>
      </w:r>
      <w:r w:rsidR="003A460B" w:rsidRPr="001D707D">
        <w:rPr>
          <w:rStyle w:val="Hyperlink"/>
          <w:rFonts w:cs="Times New Roman"/>
          <w:bCs/>
          <w:noProof/>
          <w:szCs w:val="26"/>
        </w:rPr>
        <w:t>Hình 3. Hình cấu trúc của laravel framework</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_Toc38869511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9</w:t>
      </w:r>
      <w:r w:rsidR="003A460B" w:rsidRPr="001D707D">
        <w:rPr>
          <w:rFonts w:cs="Times New Roman"/>
          <w:noProof/>
          <w:webHidden/>
          <w:szCs w:val="26"/>
        </w:rPr>
        <w:fldChar w:fldCharType="end"/>
      </w:r>
      <w:r w:rsidRPr="001D707D">
        <w:rPr>
          <w:rFonts w:cs="Times New Roman"/>
          <w:noProof/>
          <w:szCs w:val="26"/>
        </w:rPr>
        <w:fldChar w:fldCharType="end"/>
      </w:r>
    </w:p>
    <w:p w14:paraId="03C2B110" w14:textId="7C2373CE" w:rsidR="003A460B" w:rsidRPr="00F16134" w:rsidRDefault="00F16134">
      <w:pPr>
        <w:pStyle w:val="TableofFigures"/>
        <w:tabs>
          <w:tab w:val="right" w:leader="dot" w:pos="8211"/>
        </w:tabs>
        <w:rPr>
          <w:rFonts w:eastAsiaTheme="minorEastAsia" w:cs="Times New Roman"/>
          <w:smallCaps w:val="0"/>
          <w:noProof/>
          <w:szCs w:val="26"/>
          <w:rPrChange w:id="4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"_Toc38869512" </w:instrText>
      </w:r>
      <w:r w:rsidRPr="001D707D">
        <w:rPr>
          <w:rFonts w:cs="Times New Roman"/>
          <w:szCs w:val="26"/>
          <w:rPrChange w:id="46" w:author="Hoang Anh" w:date="2020-05-11T14:42:00Z">
            <w:rPr>
              <w:rFonts w:cs="Times New Roman"/>
              <w:noProof/>
              <w:szCs w:val="26"/>
            </w:rPr>
          </w:rPrChange>
        </w:rPr>
        <w:fldChar w:fldCharType="separate"/>
      </w:r>
      <w:r w:rsidR="003A460B" w:rsidRPr="001D707D">
        <w:rPr>
          <w:rStyle w:val="Hyperlink"/>
          <w:rFonts w:cs="Times New Roman"/>
          <w:bCs/>
          <w:noProof/>
          <w:szCs w:val="26"/>
        </w:rPr>
        <w:t>Hình 4. Sơ đồ chức năng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_Toc38869512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12</w:t>
      </w:r>
      <w:r w:rsidR="003A460B" w:rsidRPr="001D707D">
        <w:rPr>
          <w:rFonts w:cs="Times New Roman"/>
          <w:noProof/>
          <w:webHidden/>
          <w:szCs w:val="26"/>
        </w:rPr>
        <w:fldChar w:fldCharType="end"/>
      </w:r>
      <w:r w:rsidRPr="001D707D">
        <w:rPr>
          <w:rFonts w:cs="Times New Roman"/>
          <w:noProof/>
          <w:szCs w:val="26"/>
        </w:rPr>
        <w:fldChar w:fldCharType="end"/>
      </w:r>
    </w:p>
    <w:p w14:paraId="5F0F57E7" w14:textId="06ABB824" w:rsidR="003A460B" w:rsidRPr="00F16134" w:rsidRDefault="00F16134">
      <w:pPr>
        <w:pStyle w:val="TableofFigures"/>
        <w:tabs>
          <w:tab w:val="right" w:leader="dot" w:pos="8211"/>
        </w:tabs>
        <w:rPr>
          <w:rFonts w:eastAsiaTheme="minorEastAsia" w:cs="Times New Roman"/>
          <w:smallCaps w:val="0"/>
          <w:noProof/>
          <w:szCs w:val="26"/>
          <w:rPrChange w:id="4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"_Toc38869513" </w:instrText>
      </w:r>
      <w:r w:rsidRPr="001D707D">
        <w:rPr>
          <w:rFonts w:cs="Times New Roman"/>
          <w:szCs w:val="26"/>
          <w:rPrChange w:id="48" w:author="Hoang Anh" w:date="2020-05-11T14:42:00Z">
            <w:rPr>
              <w:rFonts w:cs="Times New Roman"/>
              <w:noProof/>
              <w:szCs w:val="26"/>
            </w:rPr>
          </w:rPrChange>
        </w:rPr>
        <w:fldChar w:fldCharType="separate"/>
      </w:r>
      <w:r w:rsidR="003A460B" w:rsidRPr="001D707D">
        <w:rPr>
          <w:rStyle w:val="Hyperlink"/>
          <w:rFonts w:cs="Times New Roman"/>
          <w:bCs/>
          <w:noProof/>
          <w:szCs w:val="26"/>
        </w:rPr>
        <w:t>Hình 5. Sơ đồ Usecase Tổng quát</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_Toc38869513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13</w:t>
      </w:r>
      <w:r w:rsidR="003A460B" w:rsidRPr="001D707D">
        <w:rPr>
          <w:rFonts w:cs="Times New Roman"/>
          <w:noProof/>
          <w:webHidden/>
          <w:szCs w:val="26"/>
        </w:rPr>
        <w:fldChar w:fldCharType="end"/>
      </w:r>
      <w:r w:rsidRPr="001D707D">
        <w:rPr>
          <w:rFonts w:cs="Times New Roman"/>
          <w:noProof/>
          <w:szCs w:val="26"/>
        </w:rPr>
        <w:fldChar w:fldCharType="end"/>
      </w:r>
    </w:p>
    <w:p w14:paraId="6AAC0F62" w14:textId="378EB933" w:rsidR="003A460B" w:rsidRPr="00F16134" w:rsidRDefault="00F16134">
      <w:pPr>
        <w:pStyle w:val="TableofFigures"/>
        <w:tabs>
          <w:tab w:val="right" w:leader="dot" w:pos="8211"/>
        </w:tabs>
        <w:rPr>
          <w:rFonts w:eastAsiaTheme="minorEastAsia" w:cs="Times New Roman"/>
          <w:smallCaps w:val="0"/>
          <w:noProof/>
          <w:szCs w:val="26"/>
          <w:rPrChange w:id="4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"_Toc38869514" </w:instrText>
      </w:r>
      <w:r w:rsidRPr="001D707D">
        <w:rPr>
          <w:rFonts w:cs="Times New Roman"/>
          <w:szCs w:val="26"/>
          <w:rPrChange w:id="50" w:author="Hoang Anh" w:date="2020-05-11T14:42:00Z">
            <w:rPr>
              <w:rFonts w:cs="Times New Roman"/>
              <w:noProof/>
              <w:szCs w:val="26"/>
            </w:rPr>
          </w:rPrChange>
        </w:rPr>
        <w:fldChar w:fldCharType="separate"/>
      </w:r>
      <w:r w:rsidR="003A460B" w:rsidRPr="001D707D">
        <w:rPr>
          <w:rStyle w:val="Hyperlink"/>
          <w:rFonts w:cs="Times New Roman"/>
          <w:bCs/>
          <w:noProof/>
          <w:szCs w:val="26"/>
        </w:rPr>
        <w:t>Hình 6. Sơ đồ phân rã Usecase Quản lý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_Toc38869514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14</w:t>
      </w:r>
      <w:r w:rsidR="003A460B" w:rsidRPr="001D707D">
        <w:rPr>
          <w:rFonts w:cs="Times New Roman"/>
          <w:noProof/>
          <w:webHidden/>
          <w:szCs w:val="26"/>
        </w:rPr>
        <w:fldChar w:fldCharType="end"/>
      </w:r>
      <w:r w:rsidRPr="001D707D">
        <w:rPr>
          <w:rFonts w:cs="Times New Roman"/>
          <w:noProof/>
          <w:szCs w:val="26"/>
        </w:rPr>
        <w:fldChar w:fldCharType="end"/>
      </w:r>
    </w:p>
    <w:p w14:paraId="65D713F7" w14:textId="7E9BD903" w:rsidR="003A460B" w:rsidRPr="00F16134" w:rsidRDefault="00F16134">
      <w:pPr>
        <w:pStyle w:val="TableofFigures"/>
        <w:tabs>
          <w:tab w:val="right" w:leader="dot" w:pos="8211"/>
        </w:tabs>
        <w:rPr>
          <w:rFonts w:eastAsiaTheme="minorEastAsia" w:cs="Times New Roman"/>
          <w:smallCaps w:val="0"/>
          <w:noProof/>
          <w:szCs w:val="26"/>
          <w:rPrChange w:id="5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"_Toc38869515" </w:instrText>
      </w:r>
      <w:r w:rsidRPr="001D707D">
        <w:rPr>
          <w:rFonts w:cs="Times New Roman"/>
          <w:szCs w:val="26"/>
          <w:rPrChange w:id="52" w:author="Hoang Anh" w:date="2020-05-11T14:42:00Z">
            <w:rPr>
              <w:rFonts w:cs="Times New Roman"/>
              <w:noProof/>
              <w:szCs w:val="26"/>
            </w:rPr>
          </w:rPrChange>
        </w:rPr>
        <w:fldChar w:fldCharType="separate"/>
      </w:r>
      <w:r w:rsidR="003A460B" w:rsidRPr="001D707D">
        <w:rPr>
          <w:rStyle w:val="Hyperlink"/>
          <w:rFonts w:cs="Times New Roman"/>
          <w:noProof/>
          <w:szCs w:val="26"/>
        </w:rPr>
        <w:t>Hình 7. Sơ đồ phân rã Usecase Quản lý thông báo học bổng.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_Toc38869515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14</w:t>
      </w:r>
      <w:r w:rsidR="003A460B" w:rsidRPr="001D707D">
        <w:rPr>
          <w:rFonts w:cs="Times New Roman"/>
          <w:noProof/>
          <w:webHidden/>
          <w:szCs w:val="26"/>
        </w:rPr>
        <w:fldChar w:fldCharType="end"/>
      </w:r>
      <w:r w:rsidRPr="001D707D">
        <w:rPr>
          <w:rFonts w:cs="Times New Roman"/>
          <w:noProof/>
          <w:szCs w:val="26"/>
        </w:rPr>
        <w:fldChar w:fldCharType="end"/>
      </w:r>
    </w:p>
    <w:p w14:paraId="0725E41E" w14:textId="68707EE1" w:rsidR="003A460B" w:rsidRPr="00F16134" w:rsidRDefault="00F16134">
      <w:pPr>
        <w:pStyle w:val="TableofFigures"/>
        <w:tabs>
          <w:tab w:val="right" w:leader="dot" w:pos="8211"/>
        </w:tabs>
        <w:rPr>
          <w:rFonts w:eastAsiaTheme="minorEastAsia" w:cs="Times New Roman"/>
          <w:smallCaps w:val="0"/>
          <w:noProof/>
          <w:szCs w:val="26"/>
          <w:rPrChange w:id="5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"_Toc38869516" </w:instrText>
      </w:r>
      <w:r w:rsidRPr="001D707D">
        <w:rPr>
          <w:rFonts w:cs="Times New Roman"/>
          <w:szCs w:val="26"/>
          <w:rPrChange w:id="54" w:author="Hoang Anh" w:date="2020-05-11T14:42:00Z">
            <w:rPr>
              <w:rFonts w:cs="Times New Roman"/>
              <w:noProof/>
              <w:szCs w:val="26"/>
            </w:rPr>
          </w:rPrChange>
        </w:rPr>
        <w:fldChar w:fldCharType="separate"/>
      </w:r>
      <w:r w:rsidR="003A460B" w:rsidRPr="001D707D">
        <w:rPr>
          <w:rStyle w:val="Hyperlink"/>
          <w:rFonts w:cs="Times New Roman"/>
          <w:bCs/>
          <w:noProof/>
          <w:szCs w:val="26"/>
        </w:rPr>
        <w:t>Hình 8. Sơ đồ phân rã Usecase Trao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_Toc38869516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15</w:t>
      </w:r>
      <w:r w:rsidR="003A460B" w:rsidRPr="001D707D">
        <w:rPr>
          <w:rFonts w:cs="Times New Roman"/>
          <w:noProof/>
          <w:webHidden/>
          <w:szCs w:val="26"/>
        </w:rPr>
        <w:fldChar w:fldCharType="end"/>
      </w:r>
      <w:r w:rsidRPr="001D707D">
        <w:rPr>
          <w:rFonts w:cs="Times New Roman"/>
          <w:noProof/>
          <w:szCs w:val="26"/>
        </w:rPr>
        <w:fldChar w:fldCharType="end"/>
      </w:r>
    </w:p>
    <w:p w14:paraId="53AD1044" w14:textId="483E401D" w:rsidR="003A460B" w:rsidRPr="00F16134" w:rsidRDefault="00F16134">
      <w:pPr>
        <w:pStyle w:val="TableofFigures"/>
        <w:tabs>
          <w:tab w:val="right" w:leader="dot" w:pos="8211"/>
        </w:tabs>
        <w:rPr>
          <w:rFonts w:eastAsiaTheme="minorEastAsia" w:cs="Times New Roman"/>
          <w:smallCaps w:val="0"/>
          <w:noProof/>
          <w:szCs w:val="26"/>
          <w:rPrChange w:id="5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"_Toc38869517" </w:instrText>
      </w:r>
      <w:r w:rsidRPr="001D707D">
        <w:rPr>
          <w:rFonts w:cs="Times New Roman"/>
          <w:szCs w:val="26"/>
          <w:rPrChange w:id="56" w:author="Hoang Anh" w:date="2020-05-11T14:42:00Z">
            <w:rPr>
              <w:rFonts w:cs="Times New Roman"/>
              <w:noProof/>
              <w:szCs w:val="26"/>
            </w:rPr>
          </w:rPrChange>
        </w:rPr>
        <w:fldChar w:fldCharType="separate"/>
      </w:r>
      <w:r w:rsidR="003A460B" w:rsidRPr="001D707D">
        <w:rPr>
          <w:rStyle w:val="Hyperlink"/>
          <w:rFonts w:cs="Times New Roman"/>
          <w:bCs/>
          <w:noProof/>
          <w:szCs w:val="26"/>
        </w:rPr>
        <w:t>Hình 9. Sơ đồ phân rã Usecase Thống kê</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_Toc38869517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15</w:t>
      </w:r>
      <w:r w:rsidR="003A460B" w:rsidRPr="001D707D">
        <w:rPr>
          <w:rFonts w:cs="Times New Roman"/>
          <w:noProof/>
          <w:webHidden/>
          <w:szCs w:val="26"/>
        </w:rPr>
        <w:fldChar w:fldCharType="end"/>
      </w:r>
      <w:r w:rsidRPr="001D707D">
        <w:rPr>
          <w:rFonts w:cs="Times New Roman"/>
          <w:noProof/>
          <w:szCs w:val="26"/>
        </w:rPr>
        <w:fldChar w:fldCharType="end"/>
      </w:r>
    </w:p>
    <w:p w14:paraId="3155D17A" w14:textId="03CFA898" w:rsidR="003A460B" w:rsidRPr="00F16134" w:rsidRDefault="00F16134">
      <w:pPr>
        <w:pStyle w:val="TableofFigures"/>
        <w:tabs>
          <w:tab w:val="right" w:leader="dot" w:pos="8211"/>
        </w:tabs>
        <w:rPr>
          <w:rFonts w:eastAsiaTheme="minorEastAsia" w:cs="Times New Roman"/>
          <w:smallCaps w:val="0"/>
          <w:noProof/>
          <w:szCs w:val="26"/>
          <w:rPrChange w:id="5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"_Toc38869518" </w:instrText>
      </w:r>
      <w:r w:rsidRPr="001D707D">
        <w:rPr>
          <w:rFonts w:cs="Times New Roman"/>
          <w:szCs w:val="26"/>
          <w:rPrChange w:id="58" w:author="Hoang Anh" w:date="2020-05-11T14:42:00Z">
            <w:rPr>
              <w:rFonts w:cs="Times New Roman"/>
              <w:noProof/>
              <w:szCs w:val="26"/>
            </w:rPr>
          </w:rPrChange>
        </w:rPr>
        <w:fldChar w:fldCharType="separate"/>
      </w:r>
      <w:r w:rsidR="003A460B" w:rsidRPr="001D707D">
        <w:rPr>
          <w:rStyle w:val="Hyperlink"/>
          <w:rFonts w:cs="Times New Roman"/>
          <w:bCs/>
          <w:noProof/>
          <w:szCs w:val="26"/>
        </w:rPr>
        <w:t>Hình 10. Sơ đồ tuần tự Admin đăng nhập.</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_Toc38869518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20</w:t>
      </w:r>
      <w:r w:rsidR="003A460B" w:rsidRPr="001D707D">
        <w:rPr>
          <w:rFonts w:cs="Times New Roman"/>
          <w:noProof/>
          <w:webHidden/>
          <w:szCs w:val="26"/>
        </w:rPr>
        <w:fldChar w:fldCharType="end"/>
      </w:r>
      <w:r w:rsidRPr="001D707D">
        <w:rPr>
          <w:rFonts w:cs="Times New Roman"/>
          <w:noProof/>
          <w:szCs w:val="26"/>
        </w:rPr>
        <w:fldChar w:fldCharType="end"/>
      </w:r>
    </w:p>
    <w:p w14:paraId="445207D1" w14:textId="6F80E510" w:rsidR="003A460B" w:rsidRPr="00F16134" w:rsidRDefault="00F16134">
      <w:pPr>
        <w:pStyle w:val="TableofFigures"/>
        <w:tabs>
          <w:tab w:val="right" w:leader="dot" w:pos="8211"/>
        </w:tabs>
        <w:rPr>
          <w:rFonts w:eastAsiaTheme="minorEastAsia" w:cs="Times New Roman"/>
          <w:smallCaps w:val="0"/>
          <w:noProof/>
          <w:szCs w:val="26"/>
          <w:rPrChange w:id="5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"_Toc38869519" </w:instrText>
      </w:r>
      <w:r w:rsidRPr="001D707D">
        <w:rPr>
          <w:rFonts w:cs="Times New Roman"/>
          <w:szCs w:val="26"/>
          <w:rPrChange w:id="60" w:author="Hoang Anh" w:date="2020-05-11T14:42:00Z">
            <w:rPr>
              <w:rFonts w:cs="Times New Roman"/>
              <w:noProof/>
              <w:szCs w:val="26"/>
            </w:rPr>
          </w:rPrChange>
        </w:rPr>
        <w:fldChar w:fldCharType="separate"/>
      </w:r>
      <w:r w:rsidR="003A460B" w:rsidRPr="001D707D">
        <w:rPr>
          <w:rStyle w:val="Hyperlink"/>
          <w:rFonts w:cs="Times New Roman"/>
          <w:bCs/>
          <w:noProof/>
          <w:szCs w:val="26"/>
        </w:rPr>
        <w:t>Hình 11. Sơ đồ tuần tự Danh sách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_Toc38869519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21</w:t>
      </w:r>
      <w:r w:rsidR="003A460B" w:rsidRPr="001D707D">
        <w:rPr>
          <w:rFonts w:cs="Times New Roman"/>
          <w:noProof/>
          <w:webHidden/>
          <w:szCs w:val="26"/>
        </w:rPr>
        <w:fldChar w:fldCharType="end"/>
      </w:r>
      <w:r w:rsidRPr="001D707D">
        <w:rPr>
          <w:rFonts w:cs="Times New Roman"/>
          <w:noProof/>
          <w:szCs w:val="26"/>
        </w:rPr>
        <w:fldChar w:fldCharType="end"/>
      </w:r>
    </w:p>
    <w:p w14:paraId="1A02B63E" w14:textId="40CF1231" w:rsidR="003A460B" w:rsidRPr="00F16134" w:rsidRDefault="00F16134">
      <w:pPr>
        <w:pStyle w:val="TableofFigures"/>
        <w:tabs>
          <w:tab w:val="right" w:leader="dot" w:pos="8211"/>
        </w:tabs>
        <w:rPr>
          <w:rFonts w:eastAsiaTheme="minorEastAsia" w:cs="Times New Roman"/>
          <w:smallCaps w:val="0"/>
          <w:noProof/>
          <w:szCs w:val="26"/>
          <w:rPrChange w:id="6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"_Toc38869520" </w:instrText>
      </w:r>
      <w:r w:rsidRPr="001D707D">
        <w:rPr>
          <w:rFonts w:cs="Times New Roman"/>
          <w:szCs w:val="26"/>
          <w:rPrChange w:id="62" w:author="Hoang Anh" w:date="2020-05-11T14:42:00Z">
            <w:rPr>
              <w:rFonts w:cs="Times New Roman"/>
              <w:noProof/>
              <w:szCs w:val="26"/>
            </w:rPr>
          </w:rPrChange>
        </w:rPr>
        <w:fldChar w:fldCharType="separate"/>
      </w:r>
      <w:r w:rsidR="003A460B" w:rsidRPr="001D707D">
        <w:rPr>
          <w:rStyle w:val="Hyperlink"/>
          <w:rFonts w:cs="Times New Roman"/>
          <w:bCs/>
          <w:noProof/>
          <w:szCs w:val="26"/>
        </w:rPr>
        <w:t>Hình 12. Sơ đồ tuần tự Thêm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_Toc38869520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22</w:t>
      </w:r>
      <w:r w:rsidR="003A460B" w:rsidRPr="001D707D">
        <w:rPr>
          <w:rFonts w:cs="Times New Roman"/>
          <w:noProof/>
          <w:webHidden/>
          <w:szCs w:val="26"/>
        </w:rPr>
        <w:fldChar w:fldCharType="end"/>
      </w:r>
      <w:r w:rsidRPr="001D707D">
        <w:rPr>
          <w:rFonts w:cs="Times New Roman"/>
          <w:noProof/>
          <w:szCs w:val="26"/>
        </w:rPr>
        <w:fldChar w:fldCharType="end"/>
      </w:r>
    </w:p>
    <w:p w14:paraId="75162FC7" w14:textId="7102E189" w:rsidR="003A460B" w:rsidRPr="00F16134" w:rsidRDefault="00F16134">
      <w:pPr>
        <w:pStyle w:val="TableofFigures"/>
        <w:tabs>
          <w:tab w:val="right" w:leader="dot" w:pos="8211"/>
        </w:tabs>
        <w:rPr>
          <w:rFonts w:eastAsiaTheme="minorEastAsia" w:cs="Times New Roman"/>
          <w:smallCaps w:val="0"/>
          <w:noProof/>
          <w:szCs w:val="26"/>
          <w:rPrChange w:id="6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"_Toc38869521" </w:instrText>
      </w:r>
      <w:r w:rsidRPr="001D707D">
        <w:rPr>
          <w:rFonts w:cs="Times New Roman"/>
          <w:szCs w:val="26"/>
          <w:rPrChange w:id="64" w:author="Hoang Anh" w:date="2020-05-11T14:42:00Z">
            <w:rPr>
              <w:rFonts w:cs="Times New Roman"/>
              <w:noProof/>
              <w:szCs w:val="26"/>
            </w:rPr>
          </w:rPrChange>
        </w:rPr>
        <w:fldChar w:fldCharType="separate"/>
      </w:r>
      <w:r w:rsidR="003A460B" w:rsidRPr="001D707D">
        <w:rPr>
          <w:rStyle w:val="Hyperlink"/>
          <w:rFonts w:cs="Times New Roman"/>
          <w:bCs/>
          <w:noProof/>
          <w:szCs w:val="26"/>
        </w:rPr>
        <w:t>Hình 13. Sơ đồ tuần tự Import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_Toc38869521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23</w:t>
      </w:r>
      <w:r w:rsidR="003A460B" w:rsidRPr="001D707D">
        <w:rPr>
          <w:rFonts w:cs="Times New Roman"/>
          <w:noProof/>
          <w:webHidden/>
          <w:szCs w:val="26"/>
        </w:rPr>
        <w:fldChar w:fldCharType="end"/>
      </w:r>
      <w:r w:rsidRPr="001D707D">
        <w:rPr>
          <w:rFonts w:cs="Times New Roman"/>
          <w:noProof/>
          <w:szCs w:val="26"/>
        </w:rPr>
        <w:fldChar w:fldCharType="end"/>
      </w:r>
    </w:p>
    <w:p w14:paraId="6F33DB87" w14:textId="021A6FE7" w:rsidR="003A460B" w:rsidRPr="00F16134" w:rsidRDefault="00F16134">
      <w:pPr>
        <w:pStyle w:val="TableofFigures"/>
        <w:tabs>
          <w:tab w:val="right" w:leader="dot" w:pos="8211"/>
        </w:tabs>
        <w:rPr>
          <w:rFonts w:eastAsiaTheme="minorEastAsia" w:cs="Times New Roman"/>
          <w:smallCaps w:val="0"/>
          <w:noProof/>
          <w:szCs w:val="26"/>
          <w:rPrChange w:id="6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"_Toc38869522" </w:instrText>
      </w:r>
      <w:r w:rsidRPr="001D707D">
        <w:rPr>
          <w:rFonts w:cs="Times New Roman"/>
          <w:szCs w:val="26"/>
          <w:rPrChange w:id="66" w:author="Hoang Anh" w:date="2020-05-11T14:42:00Z">
            <w:rPr>
              <w:rFonts w:cs="Times New Roman"/>
              <w:noProof/>
              <w:szCs w:val="26"/>
            </w:rPr>
          </w:rPrChange>
        </w:rPr>
        <w:fldChar w:fldCharType="separate"/>
      </w:r>
      <w:r w:rsidR="003A460B" w:rsidRPr="001D707D">
        <w:rPr>
          <w:rStyle w:val="Hyperlink"/>
          <w:rFonts w:cs="Times New Roman"/>
          <w:bCs/>
          <w:noProof/>
          <w:szCs w:val="26"/>
        </w:rPr>
        <w:t>Hình 14. Sơ đồ tuần tự Xóa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_Toc38869522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24</w:t>
      </w:r>
      <w:r w:rsidR="003A460B" w:rsidRPr="001D707D">
        <w:rPr>
          <w:rFonts w:cs="Times New Roman"/>
          <w:noProof/>
          <w:webHidden/>
          <w:szCs w:val="26"/>
        </w:rPr>
        <w:fldChar w:fldCharType="end"/>
      </w:r>
      <w:r w:rsidRPr="001D707D">
        <w:rPr>
          <w:rFonts w:cs="Times New Roman"/>
          <w:noProof/>
          <w:szCs w:val="26"/>
        </w:rPr>
        <w:fldChar w:fldCharType="end"/>
      </w:r>
    </w:p>
    <w:p w14:paraId="3379BC29" w14:textId="1ABC898D" w:rsidR="003A460B" w:rsidRPr="00F16134" w:rsidRDefault="00F16134">
      <w:pPr>
        <w:pStyle w:val="TableofFigures"/>
        <w:tabs>
          <w:tab w:val="right" w:leader="dot" w:pos="8211"/>
        </w:tabs>
        <w:rPr>
          <w:rFonts w:eastAsiaTheme="minorEastAsia" w:cs="Times New Roman"/>
          <w:smallCaps w:val="0"/>
          <w:noProof/>
          <w:szCs w:val="26"/>
          <w:rPrChange w:id="6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"_Toc38869523" </w:instrText>
      </w:r>
      <w:r w:rsidRPr="001D707D">
        <w:rPr>
          <w:rFonts w:cs="Times New Roman"/>
          <w:szCs w:val="26"/>
          <w:rPrChange w:id="68" w:author="Hoang Anh" w:date="2020-05-11T14:42:00Z">
            <w:rPr>
              <w:rFonts w:cs="Times New Roman"/>
              <w:noProof/>
              <w:szCs w:val="26"/>
            </w:rPr>
          </w:rPrChange>
        </w:rPr>
        <w:fldChar w:fldCharType="separate"/>
      </w:r>
      <w:r w:rsidR="003A460B" w:rsidRPr="001D707D">
        <w:rPr>
          <w:rStyle w:val="Hyperlink"/>
          <w:rFonts w:cs="Times New Roman"/>
          <w:bCs/>
          <w:noProof/>
          <w:szCs w:val="26"/>
        </w:rPr>
        <w:t>Hình 15. Sơ đồ tuần tự Sửa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_Toc38869523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25</w:t>
      </w:r>
      <w:r w:rsidR="003A460B" w:rsidRPr="001D707D">
        <w:rPr>
          <w:rFonts w:cs="Times New Roman"/>
          <w:noProof/>
          <w:webHidden/>
          <w:szCs w:val="26"/>
        </w:rPr>
        <w:fldChar w:fldCharType="end"/>
      </w:r>
      <w:r w:rsidRPr="001D707D">
        <w:rPr>
          <w:rFonts w:cs="Times New Roman"/>
          <w:noProof/>
          <w:szCs w:val="26"/>
        </w:rPr>
        <w:fldChar w:fldCharType="end"/>
      </w:r>
    </w:p>
    <w:p w14:paraId="60343CF2" w14:textId="0B452553" w:rsidR="003A460B" w:rsidRPr="00F16134" w:rsidRDefault="00F16134">
      <w:pPr>
        <w:pStyle w:val="TableofFigures"/>
        <w:tabs>
          <w:tab w:val="right" w:leader="dot" w:pos="8211"/>
        </w:tabs>
        <w:rPr>
          <w:rFonts w:eastAsiaTheme="minorEastAsia" w:cs="Times New Roman"/>
          <w:smallCaps w:val="0"/>
          <w:noProof/>
          <w:szCs w:val="26"/>
          <w:rPrChange w:id="6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"_Toc38869524" </w:instrText>
      </w:r>
      <w:r w:rsidRPr="001D707D">
        <w:rPr>
          <w:rFonts w:cs="Times New Roman"/>
          <w:szCs w:val="26"/>
          <w:rPrChange w:id="70" w:author="Hoang Anh" w:date="2020-05-11T14:42:00Z">
            <w:rPr>
              <w:rFonts w:cs="Times New Roman"/>
              <w:noProof/>
              <w:szCs w:val="26"/>
            </w:rPr>
          </w:rPrChange>
        </w:rPr>
        <w:fldChar w:fldCharType="separate"/>
      </w:r>
      <w:r w:rsidR="003A460B" w:rsidRPr="001D707D">
        <w:rPr>
          <w:rStyle w:val="Hyperlink"/>
          <w:rFonts w:cs="Times New Roman"/>
          <w:bCs/>
          <w:noProof/>
          <w:szCs w:val="26"/>
        </w:rPr>
        <w:t>Hình 16. Sơ đồ tuần tự Danh sách Sinh viên.</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_Toc38869524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26</w:t>
      </w:r>
      <w:r w:rsidR="003A460B" w:rsidRPr="001D707D">
        <w:rPr>
          <w:rFonts w:cs="Times New Roman"/>
          <w:noProof/>
          <w:webHidden/>
          <w:szCs w:val="26"/>
        </w:rPr>
        <w:fldChar w:fldCharType="end"/>
      </w:r>
      <w:r w:rsidRPr="001D707D">
        <w:rPr>
          <w:rFonts w:cs="Times New Roman"/>
          <w:noProof/>
          <w:szCs w:val="26"/>
        </w:rPr>
        <w:fldChar w:fldCharType="end"/>
      </w:r>
    </w:p>
    <w:p w14:paraId="4F12F7C4" w14:textId="6AF0E6BD" w:rsidR="003A460B" w:rsidRPr="00F16134" w:rsidRDefault="00F16134">
      <w:pPr>
        <w:pStyle w:val="TableofFigures"/>
        <w:tabs>
          <w:tab w:val="right" w:leader="dot" w:pos="8211"/>
        </w:tabs>
        <w:rPr>
          <w:rFonts w:eastAsiaTheme="minorEastAsia" w:cs="Times New Roman"/>
          <w:smallCaps w:val="0"/>
          <w:noProof/>
          <w:szCs w:val="26"/>
          <w:rPrChange w:id="7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"_Toc38869525" </w:instrText>
      </w:r>
      <w:r w:rsidRPr="001D707D">
        <w:rPr>
          <w:rFonts w:cs="Times New Roman"/>
          <w:szCs w:val="26"/>
          <w:rPrChange w:id="72" w:author="Hoang Anh" w:date="2020-05-11T14:42:00Z">
            <w:rPr>
              <w:rFonts w:cs="Times New Roman"/>
              <w:noProof/>
              <w:szCs w:val="26"/>
            </w:rPr>
          </w:rPrChange>
        </w:rPr>
        <w:fldChar w:fldCharType="separate"/>
      </w:r>
      <w:r w:rsidR="003A460B" w:rsidRPr="001D707D">
        <w:rPr>
          <w:rStyle w:val="Hyperlink"/>
          <w:rFonts w:cs="Times New Roman"/>
          <w:bCs/>
          <w:noProof/>
          <w:szCs w:val="26"/>
        </w:rPr>
        <w:t>Hình 17. Sơ đồ tuần tự Trao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_Toc38869525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27</w:t>
      </w:r>
      <w:r w:rsidR="003A460B" w:rsidRPr="001D707D">
        <w:rPr>
          <w:rFonts w:cs="Times New Roman"/>
          <w:noProof/>
          <w:webHidden/>
          <w:szCs w:val="26"/>
        </w:rPr>
        <w:fldChar w:fldCharType="end"/>
      </w:r>
      <w:r w:rsidRPr="001D707D">
        <w:rPr>
          <w:rFonts w:cs="Times New Roman"/>
          <w:noProof/>
          <w:szCs w:val="26"/>
        </w:rPr>
        <w:fldChar w:fldCharType="end"/>
      </w:r>
    </w:p>
    <w:p w14:paraId="25B7EA9A" w14:textId="7C6A3D21" w:rsidR="003A460B" w:rsidRPr="00F16134" w:rsidRDefault="00F16134">
      <w:pPr>
        <w:pStyle w:val="TableofFigures"/>
        <w:tabs>
          <w:tab w:val="right" w:leader="dot" w:pos="8211"/>
        </w:tabs>
        <w:rPr>
          <w:rFonts w:eastAsiaTheme="minorEastAsia" w:cs="Times New Roman"/>
          <w:smallCaps w:val="0"/>
          <w:noProof/>
          <w:szCs w:val="26"/>
          <w:rPrChange w:id="7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"_Toc38869526" </w:instrText>
      </w:r>
      <w:r w:rsidRPr="001D707D">
        <w:rPr>
          <w:rFonts w:cs="Times New Roman"/>
          <w:szCs w:val="26"/>
          <w:rPrChange w:id="74" w:author="Hoang Anh" w:date="2020-05-11T14:42:00Z">
            <w:rPr>
              <w:rFonts w:cs="Times New Roman"/>
              <w:noProof/>
              <w:szCs w:val="26"/>
            </w:rPr>
          </w:rPrChange>
        </w:rPr>
        <w:fldChar w:fldCharType="separate"/>
      </w:r>
      <w:r w:rsidR="003A460B" w:rsidRPr="001D707D">
        <w:rPr>
          <w:rStyle w:val="Hyperlink"/>
          <w:rFonts w:cs="Times New Roman"/>
          <w:bCs/>
          <w:noProof/>
          <w:szCs w:val="26"/>
        </w:rPr>
        <w:t>Hình 18. Sơ đồ tuần tự Thống kê.</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_Toc38869526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28</w:t>
      </w:r>
      <w:r w:rsidR="003A460B" w:rsidRPr="001D707D">
        <w:rPr>
          <w:rFonts w:cs="Times New Roman"/>
          <w:noProof/>
          <w:webHidden/>
          <w:szCs w:val="26"/>
        </w:rPr>
        <w:fldChar w:fldCharType="end"/>
      </w:r>
      <w:r w:rsidRPr="001D707D">
        <w:rPr>
          <w:rFonts w:cs="Times New Roman"/>
          <w:noProof/>
          <w:szCs w:val="26"/>
        </w:rPr>
        <w:fldChar w:fldCharType="end"/>
      </w:r>
    </w:p>
    <w:p w14:paraId="1BAFEBF7" w14:textId="1B4CA893" w:rsidR="003A460B" w:rsidRPr="00F16134" w:rsidRDefault="00F16134">
      <w:pPr>
        <w:pStyle w:val="TableofFigures"/>
        <w:tabs>
          <w:tab w:val="right" w:leader="dot" w:pos="8211"/>
        </w:tabs>
        <w:rPr>
          <w:rFonts w:eastAsiaTheme="minorEastAsia" w:cs="Times New Roman"/>
          <w:smallCaps w:val="0"/>
          <w:noProof/>
          <w:szCs w:val="26"/>
          <w:rPrChange w:id="7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"_Toc38869527" </w:instrText>
      </w:r>
      <w:r w:rsidRPr="001D707D">
        <w:rPr>
          <w:rFonts w:cs="Times New Roman"/>
          <w:szCs w:val="26"/>
          <w:rPrChange w:id="76" w:author="Hoang Anh" w:date="2020-05-11T14:42:00Z">
            <w:rPr>
              <w:rFonts w:cs="Times New Roman"/>
              <w:noProof/>
              <w:szCs w:val="26"/>
            </w:rPr>
          </w:rPrChange>
        </w:rPr>
        <w:fldChar w:fldCharType="separate"/>
      </w:r>
      <w:r w:rsidR="003A460B" w:rsidRPr="001D707D">
        <w:rPr>
          <w:rStyle w:val="Hyperlink"/>
          <w:rFonts w:cs="Times New Roman"/>
          <w:bCs/>
          <w:noProof/>
          <w:szCs w:val="26"/>
        </w:rPr>
        <w:t>Hình 19. Sơ đồ tuần tự Thống kê theo khoa.</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_Toc38869527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29</w:t>
      </w:r>
      <w:r w:rsidR="003A460B" w:rsidRPr="001D707D">
        <w:rPr>
          <w:rFonts w:cs="Times New Roman"/>
          <w:noProof/>
          <w:webHidden/>
          <w:szCs w:val="26"/>
        </w:rPr>
        <w:fldChar w:fldCharType="end"/>
      </w:r>
      <w:r w:rsidRPr="001D707D">
        <w:rPr>
          <w:rFonts w:cs="Times New Roman"/>
          <w:noProof/>
          <w:szCs w:val="26"/>
        </w:rPr>
        <w:fldChar w:fldCharType="end"/>
      </w:r>
    </w:p>
    <w:p w14:paraId="46FC2A49" w14:textId="0A9FF426" w:rsidR="003A460B" w:rsidRPr="00F16134" w:rsidRDefault="00F16134">
      <w:pPr>
        <w:pStyle w:val="TableofFigures"/>
        <w:tabs>
          <w:tab w:val="right" w:leader="dot" w:pos="8211"/>
        </w:tabs>
        <w:rPr>
          <w:rFonts w:eastAsiaTheme="minorEastAsia" w:cs="Times New Roman"/>
          <w:smallCaps w:val="0"/>
          <w:noProof/>
          <w:szCs w:val="26"/>
          <w:rPrChange w:id="7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"_Toc38869528" </w:instrText>
      </w:r>
      <w:r w:rsidRPr="001D707D">
        <w:rPr>
          <w:rFonts w:cs="Times New Roman"/>
          <w:szCs w:val="26"/>
          <w:rPrChange w:id="78" w:author="Hoang Anh" w:date="2020-05-11T14:42:00Z">
            <w:rPr>
              <w:rFonts w:cs="Times New Roman"/>
              <w:noProof/>
              <w:szCs w:val="26"/>
            </w:rPr>
          </w:rPrChange>
        </w:rPr>
        <w:fldChar w:fldCharType="separate"/>
      </w:r>
      <w:r w:rsidR="003A460B" w:rsidRPr="001D707D">
        <w:rPr>
          <w:rStyle w:val="Hyperlink"/>
          <w:rFonts w:cs="Times New Roman"/>
          <w:bCs/>
          <w:noProof/>
          <w:szCs w:val="26"/>
        </w:rPr>
        <w:t>Hình 20. Sơ đồ tuần tự Thống kê theo lớp.</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_Toc38869528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30</w:t>
      </w:r>
      <w:r w:rsidR="003A460B" w:rsidRPr="001D707D">
        <w:rPr>
          <w:rFonts w:cs="Times New Roman"/>
          <w:noProof/>
          <w:webHidden/>
          <w:szCs w:val="26"/>
        </w:rPr>
        <w:fldChar w:fldCharType="end"/>
      </w:r>
      <w:r w:rsidRPr="001D707D">
        <w:rPr>
          <w:rFonts w:cs="Times New Roman"/>
          <w:noProof/>
          <w:szCs w:val="26"/>
        </w:rPr>
        <w:fldChar w:fldCharType="end"/>
      </w:r>
    </w:p>
    <w:p w14:paraId="52EF1E44" w14:textId="6472BAD0" w:rsidR="003A460B" w:rsidRPr="00F16134" w:rsidRDefault="00F16134">
      <w:pPr>
        <w:pStyle w:val="TableofFigures"/>
        <w:tabs>
          <w:tab w:val="right" w:leader="dot" w:pos="8211"/>
        </w:tabs>
        <w:rPr>
          <w:rFonts w:eastAsiaTheme="minorEastAsia" w:cs="Times New Roman"/>
          <w:smallCaps w:val="0"/>
          <w:noProof/>
          <w:szCs w:val="26"/>
          <w:rPrChange w:id="7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"_Toc38869529" </w:instrText>
      </w:r>
      <w:r w:rsidRPr="001D707D">
        <w:rPr>
          <w:rFonts w:cs="Times New Roman"/>
          <w:szCs w:val="26"/>
          <w:rPrChange w:id="80" w:author="Hoang Anh" w:date="2020-05-11T14:42:00Z">
            <w:rPr>
              <w:rFonts w:cs="Times New Roman"/>
              <w:noProof/>
              <w:szCs w:val="26"/>
            </w:rPr>
          </w:rPrChange>
        </w:rPr>
        <w:fldChar w:fldCharType="separate"/>
      </w:r>
      <w:r w:rsidR="003A460B" w:rsidRPr="001D707D">
        <w:rPr>
          <w:rStyle w:val="Hyperlink"/>
          <w:rFonts w:cs="Times New Roman"/>
          <w:bCs/>
          <w:noProof/>
          <w:szCs w:val="26"/>
        </w:rPr>
        <w:t>Hình 21. Sơ đồ tuần tự Trang thống kê theo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_Toc38869529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31</w:t>
      </w:r>
      <w:r w:rsidR="003A460B" w:rsidRPr="001D707D">
        <w:rPr>
          <w:rFonts w:cs="Times New Roman"/>
          <w:noProof/>
          <w:webHidden/>
          <w:szCs w:val="26"/>
        </w:rPr>
        <w:fldChar w:fldCharType="end"/>
      </w:r>
      <w:r w:rsidRPr="001D707D">
        <w:rPr>
          <w:rFonts w:cs="Times New Roman"/>
          <w:noProof/>
          <w:szCs w:val="26"/>
        </w:rPr>
        <w:fldChar w:fldCharType="end"/>
      </w:r>
    </w:p>
    <w:p w14:paraId="3A68F82F" w14:textId="58245732" w:rsidR="003A460B" w:rsidRPr="00F16134" w:rsidRDefault="00F16134">
      <w:pPr>
        <w:pStyle w:val="TableofFigures"/>
        <w:tabs>
          <w:tab w:val="right" w:leader="dot" w:pos="8211"/>
        </w:tabs>
        <w:rPr>
          <w:rFonts w:eastAsiaTheme="minorEastAsia" w:cs="Times New Roman"/>
          <w:smallCaps w:val="0"/>
          <w:noProof/>
          <w:szCs w:val="26"/>
          <w:rPrChange w:id="8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"_Toc38869530" </w:instrText>
      </w:r>
      <w:r w:rsidRPr="001D707D">
        <w:rPr>
          <w:rFonts w:cs="Times New Roman"/>
          <w:szCs w:val="26"/>
          <w:rPrChange w:id="82" w:author="Hoang Anh" w:date="2020-05-11T14:42:00Z">
            <w:rPr>
              <w:rFonts w:cs="Times New Roman"/>
              <w:noProof/>
              <w:szCs w:val="26"/>
            </w:rPr>
          </w:rPrChange>
        </w:rPr>
        <w:fldChar w:fldCharType="separate"/>
      </w:r>
      <w:r w:rsidR="003A460B" w:rsidRPr="001D707D">
        <w:rPr>
          <w:rStyle w:val="Hyperlink"/>
          <w:rFonts w:cs="Times New Roman"/>
          <w:bCs/>
          <w:noProof/>
          <w:szCs w:val="26"/>
        </w:rPr>
        <w:t>Hình 22. Sơ đồ tuần tự Thêm thông báo, văn bản đính kèm</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_Toc38869530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32</w:t>
      </w:r>
      <w:r w:rsidR="003A460B" w:rsidRPr="001D707D">
        <w:rPr>
          <w:rFonts w:cs="Times New Roman"/>
          <w:noProof/>
          <w:webHidden/>
          <w:szCs w:val="26"/>
        </w:rPr>
        <w:fldChar w:fldCharType="end"/>
      </w:r>
      <w:r w:rsidRPr="001D707D">
        <w:rPr>
          <w:rFonts w:cs="Times New Roman"/>
          <w:noProof/>
          <w:szCs w:val="26"/>
        </w:rPr>
        <w:fldChar w:fldCharType="end"/>
      </w:r>
    </w:p>
    <w:p w14:paraId="680608F9" w14:textId="58D39D03" w:rsidR="003A460B" w:rsidRPr="00F16134" w:rsidRDefault="00F16134">
      <w:pPr>
        <w:pStyle w:val="TableofFigures"/>
        <w:tabs>
          <w:tab w:val="right" w:leader="dot" w:pos="8211"/>
        </w:tabs>
        <w:rPr>
          <w:rFonts w:eastAsiaTheme="minorEastAsia" w:cs="Times New Roman"/>
          <w:smallCaps w:val="0"/>
          <w:noProof/>
          <w:szCs w:val="26"/>
          <w:rPrChange w:id="8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"_Toc38869531" </w:instrText>
      </w:r>
      <w:r w:rsidRPr="001D707D">
        <w:rPr>
          <w:rFonts w:cs="Times New Roman"/>
          <w:szCs w:val="26"/>
          <w:rPrChange w:id="84" w:author="Hoang Anh" w:date="2020-05-11T14:42:00Z">
            <w:rPr>
              <w:rFonts w:cs="Times New Roman"/>
              <w:noProof/>
              <w:szCs w:val="26"/>
            </w:rPr>
          </w:rPrChange>
        </w:rPr>
        <w:fldChar w:fldCharType="separate"/>
      </w:r>
      <w:r w:rsidR="003A460B" w:rsidRPr="001D707D">
        <w:rPr>
          <w:rStyle w:val="Hyperlink"/>
          <w:rFonts w:cs="Times New Roman"/>
          <w:bCs/>
          <w:noProof/>
          <w:szCs w:val="26"/>
        </w:rPr>
        <w:t>Hình 23. Sơ đồ tuần tự sửa thông báo</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_Toc38869531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33</w:t>
      </w:r>
      <w:r w:rsidR="003A460B" w:rsidRPr="001D707D">
        <w:rPr>
          <w:rFonts w:cs="Times New Roman"/>
          <w:noProof/>
          <w:webHidden/>
          <w:szCs w:val="26"/>
        </w:rPr>
        <w:fldChar w:fldCharType="end"/>
      </w:r>
      <w:r w:rsidRPr="001D707D">
        <w:rPr>
          <w:rFonts w:cs="Times New Roman"/>
          <w:noProof/>
          <w:szCs w:val="26"/>
        </w:rPr>
        <w:fldChar w:fldCharType="end"/>
      </w:r>
    </w:p>
    <w:p w14:paraId="4A9339DC" w14:textId="10F5621E" w:rsidR="003A460B" w:rsidRPr="00F16134" w:rsidRDefault="00F16134">
      <w:pPr>
        <w:pStyle w:val="TableofFigures"/>
        <w:tabs>
          <w:tab w:val="right" w:leader="dot" w:pos="8211"/>
        </w:tabs>
        <w:rPr>
          <w:rFonts w:eastAsiaTheme="minorEastAsia" w:cs="Times New Roman"/>
          <w:smallCaps w:val="0"/>
          <w:noProof/>
          <w:szCs w:val="26"/>
          <w:rPrChange w:id="8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"_Toc38869532" </w:instrText>
      </w:r>
      <w:r w:rsidRPr="001D707D">
        <w:rPr>
          <w:rFonts w:cs="Times New Roman"/>
          <w:szCs w:val="26"/>
          <w:rPrChange w:id="86" w:author="Hoang Anh" w:date="2020-05-11T14:42:00Z">
            <w:rPr>
              <w:rFonts w:cs="Times New Roman"/>
              <w:noProof/>
              <w:szCs w:val="26"/>
            </w:rPr>
          </w:rPrChange>
        </w:rPr>
        <w:fldChar w:fldCharType="separate"/>
      </w:r>
      <w:r w:rsidR="003A460B" w:rsidRPr="001D707D">
        <w:rPr>
          <w:rStyle w:val="Hyperlink"/>
          <w:rFonts w:cs="Times New Roman"/>
          <w:bCs/>
          <w:noProof/>
          <w:szCs w:val="26"/>
        </w:rPr>
        <w:t>Hình 24. Sơ đồ tuần tự Xóa thông báo</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_Toc38869532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34</w:t>
      </w:r>
      <w:r w:rsidR="003A460B" w:rsidRPr="001D707D">
        <w:rPr>
          <w:rFonts w:cs="Times New Roman"/>
          <w:noProof/>
          <w:webHidden/>
          <w:szCs w:val="26"/>
        </w:rPr>
        <w:fldChar w:fldCharType="end"/>
      </w:r>
      <w:r w:rsidRPr="001D707D">
        <w:rPr>
          <w:rFonts w:cs="Times New Roman"/>
          <w:noProof/>
          <w:szCs w:val="26"/>
        </w:rPr>
        <w:fldChar w:fldCharType="end"/>
      </w:r>
    </w:p>
    <w:p w14:paraId="0D1F7B00" w14:textId="1B86B91E" w:rsidR="003A460B" w:rsidRPr="00F16134" w:rsidRDefault="00F16134">
      <w:pPr>
        <w:pStyle w:val="TableofFigures"/>
        <w:tabs>
          <w:tab w:val="right" w:leader="dot" w:pos="8211"/>
        </w:tabs>
        <w:rPr>
          <w:rFonts w:eastAsiaTheme="minorEastAsia" w:cs="Times New Roman"/>
          <w:smallCaps w:val="0"/>
          <w:noProof/>
          <w:szCs w:val="26"/>
          <w:rPrChange w:id="8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"_Toc38869533" </w:instrText>
      </w:r>
      <w:r w:rsidRPr="001D707D">
        <w:rPr>
          <w:rFonts w:cs="Times New Roman"/>
          <w:szCs w:val="26"/>
          <w:rPrChange w:id="88" w:author="Hoang Anh" w:date="2020-05-11T14:42:00Z">
            <w:rPr>
              <w:rFonts w:cs="Times New Roman"/>
              <w:noProof/>
              <w:szCs w:val="26"/>
            </w:rPr>
          </w:rPrChange>
        </w:rPr>
        <w:fldChar w:fldCharType="separate"/>
      </w:r>
      <w:r w:rsidR="003A460B" w:rsidRPr="001D707D">
        <w:rPr>
          <w:rStyle w:val="Hyperlink"/>
          <w:rFonts w:cs="Times New Roman"/>
          <w:bCs/>
          <w:noProof/>
          <w:szCs w:val="26"/>
        </w:rPr>
        <w:t>Hình 25.Sơ đồ tuần tự trang thêm FIle đính kèm</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_Toc38869533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35</w:t>
      </w:r>
      <w:r w:rsidR="003A460B" w:rsidRPr="001D707D">
        <w:rPr>
          <w:rFonts w:cs="Times New Roman"/>
          <w:noProof/>
          <w:webHidden/>
          <w:szCs w:val="26"/>
        </w:rPr>
        <w:fldChar w:fldCharType="end"/>
      </w:r>
      <w:r w:rsidRPr="001D707D">
        <w:rPr>
          <w:rFonts w:cs="Times New Roman"/>
          <w:noProof/>
          <w:szCs w:val="26"/>
        </w:rPr>
        <w:fldChar w:fldCharType="end"/>
      </w:r>
    </w:p>
    <w:p w14:paraId="0BBE6CD2" w14:textId="2378D3AF" w:rsidR="003A460B" w:rsidRPr="00F16134" w:rsidRDefault="00F16134">
      <w:pPr>
        <w:pStyle w:val="TableofFigures"/>
        <w:tabs>
          <w:tab w:val="right" w:leader="dot" w:pos="8211"/>
        </w:tabs>
        <w:rPr>
          <w:rFonts w:eastAsiaTheme="minorEastAsia" w:cs="Times New Roman"/>
          <w:smallCaps w:val="0"/>
          <w:noProof/>
          <w:szCs w:val="26"/>
          <w:rPrChange w:id="8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"_Toc38869534" </w:instrText>
      </w:r>
      <w:r w:rsidRPr="001D707D">
        <w:rPr>
          <w:rFonts w:cs="Times New Roman"/>
          <w:szCs w:val="26"/>
          <w:rPrChange w:id="90" w:author="Hoang Anh" w:date="2020-05-11T14:42:00Z">
            <w:rPr>
              <w:rFonts w:cs="Times New Roman"/>
              <w:noProof/>
              <w:szCs w:val="26"/>
            </w:rPr>
          </w:rPrChange>
        </w:rPr>
        <w:fldChar w:fldCharType="separate"/>
      </w:r>
      <w:r w:rsidR="003A460B" w:rsidRPr="001D707D">
        <w:rPr>
          <w:rStyle w:val="Hyperlink"/>
          <w:rFonts w:cs="Times New Roman"/>
          <w:bCs/>
          <w:noProof/>
          <w:szCs w:val="26"/>
        </w:rPr>
        <w:t>Hình 26. Sơ đồ tuần tự sửa File đính kèm</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_Toc38869534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36</w:t>
      </w:r>
      <w:r w:rsidR="003A460B" w:rsidRPr="001D707D">
        <w:rPr>
          <w:rFonts w:cs="Times New Roman"/>
          <w:noProof/>
          <w:webHidden/>
          <w:szCs w:val="26"/>
        </w:rPr>
        <w:fldChar w:fldCharType="end"/>
      </w:r>
      <w:r w:rsidRPr="001D707D">
        <w:rPr>
          <w:rFonts w:cs="Times New Roman"/>
          <w:noProof/>
          <w:szCs w:val="26"/>
        </w:rPr>
        <w:fldChar w:fldCharType="end"/>
      </w:r>
    </w:p>
    <w:p w14:paraId="23616226" w14:textId="69B57555" w:rsidR="003A460B" w:rsidRPr="00F16134" w:rsidRDefault="00F16134">
      <w:pPr>
        <w:pStyle w:val="TableofFigures"/>
        <w:tabs>
          <w:tab w:val="right" w:leader="dot" w:pos="8211"/>
        </w:tabs>
        <w:rPr>
          <w:rFonts w:eastAsiaTheme="minorEastAsia" w:cs="Times New Roman"/>
          <w:smallCaps w:val="0"/>
          <w:noProof/>
          <w:szCs w:val="26"/>
          <w:rPrChange w:id="9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"_Toc38869535" </w:instrText>
      </w:r>
      <w:r w:rsidRPr="001D707D">
        <w:rPr>
          <w:rFonts w:cs="Times New Roman"/>
          <w:szCs w:val="26"/>
          <w:rPrChange w:id="92" w:author="Hoang Anh" w:date="2020-05-11T14:42:00Z">
            <w:rPr>
              <w:rFonts w:cs="Times New Roman"/>
              <w:noProof/>
              <w:szCs w:val="26"/>
            </w:rPr>
          </w:rPrChange>
        </w:rPr>
        <w:fldChar w:fldCharType="separate"/>
      </w:r>
      <w:r w:rsidR="003A460B" w:rsidRPr="001D707D">
        <w:rPr>
          <w:rStyle w:val="Hyperlink"/>
          <w:rFonts w:cs="Times New Roman"/>
          <w:bCs/>
          <w:noProof/>
          <w:szCs w:val="26"/>
        </w:rPr>
        <w:t>Hình 27. Sơ đồ tuần tự Xóa file đính kèm</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_Toc38869535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37</w:t>
      </w:r>
      <w:r w:rsidR="003A460B" w:rsidRPr="001D707D">
        <w:rPr>
          <w:rFonts w:cs="Times New Roman"/>
          <w:noProof/>
          <w:webHidden/>
          <w:szCs w:val="26"/>
        </w:rPr>
        <w:fldChar w:fldCharType="end"/>
      </w:r>
      <w:r w:rsidRPr="001D707D">
        <w:rPr>
          <w:rFonts w:cs="Times New Roman"/>
          <w:noProof/>
          <w:szCs w:val="26"/>
        </w:rPr>
        <w:fldChar w:fldCharType="end"/>
      </w:r>
    </w:p>
    <w:p w14:paraId="69FF0592" w14:textId="629BC20E" w:rsidR="003A460B" w:rsidRPr="00F16134" w:rsidRDefault="00F16134">
      <w:pPr>
        <w:pStyle w:val="TableofFigures"/>
        <w:tabs>
          <w:tab w:val="right" w:leader="dot" w:pos="8211"/>
        </w:tabs>
        <w:rPr>
          <w:rFonts w:eastAsiaTheme="minorEastAsia" w:cs="Times New Roman"/>
          <w:smallCaps w:val="0"/>
          <w:noProof/>
          <w:szCs w:val="26"/>
          <w:rPrChange w:id="9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"_Toc38869536" </w:instrText>
      </w:r>
      <w:r w:rsidRPr="001D707D">
        <w:rPr>
          <w:rFonts w:cs="Times New Roman"/>
          <w:szCs w:val="26"/>
          <w:rPrChange w:id="94" w:author="Hoang Anh" w:date="2020-05-11T14:42:00Z">
            <w:rPr>
              <w:rFonts w:cs="Times New Roman"/>
              <w:noProof/>
              <w:szCs w:val="26"/>
            </w:rPr>
          </w:rPrChange>
        </w:rPr>
        <w:fldChar w:fldCharType="separate"/>
      </w:r>
      <w:r w:rsidR="003A460B" w:rsidRPr="001D707D">
        <w:rPr>
          <w:rStyle w:val="Hyperlink"/>
          <w:rFonts w:cs="Times New Roman"/>
          <w:bCs/>
          <w:noProof/>
          <w:szCs w:val="26"/>
        </w:rPr>
        <w:t>Hình 28. Sơ đồ tuần tự thông tin học bổng của cố vấn học tập</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_Toc38869536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38</w:t>
      </w:r>
      <w:r w:rsidR="003A460B" w:rsidRPr="001D707D">
        <w:rPr>
          <w:rFonts w:cs="Times New Roman"/>
          <w:noProof/>
          <w:webHidden/>
          <w:szCs w:val="26"/>
        </w:rPr>
        <w:fldChar w:fldCharType="end"/>
      </w:r>
      <w:r w:rsidRPr="001D707D">
        <w:rPr>
          <w:rFonts w:cs="Times New Roman"/>
          <w:noProof/>
          <w:szCs w:val="26"/>
        </w:rPr>
        <w:fldChar w:fldCharType="end"/>
      </w:r>
    </w:p>
    <w:p w14:paraId="7785B3F6" w14:textId="29C1E246" w:rsidR="003A460B" w:rsidRPr="00F16134" w:rsidRDefault="00F16134">
      <w:pPr>
        <w:pStyle w:val="TableofFigures"/>
        <w:tabs>
          <w:tab w:val="right" w:leader="dot" w:pos="8211"/>
        </w:tabs>
        <w:rPr>
          <w:rFonts w:eastAsiaTheme="minorEastAsia" w:cs="Times New Roman"/>
          <w:smallCaps w:val="0"/>
          <w:noProof/>
          <w:szCs w:val="26"/>
          <w:rPrChange w:id="9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"_Toc38869537" </w:instrText>
      </w:r>
      <w:r w:rsidRPr="001D707D">
        <w:rPr>
          <w:rFonts w:cs="Times New Roman"/>
          <w:szCs w:val="26"/>
          <w:rPrChange w:id="96" w:author="Hoang Anh" w:date="2020-05-11T14:42:00Z">
            <w:rPr>
              <w:rFonts w:cs="Times New Roman"/>
              <w:noProof/>
              <w:szCs w:val="26"/>
            </w:rPr>
          </w:rPrChange>
        </w:rPr>
        <w:fldChar w:fldCharType="separate"/>
      </w:r>
      <w:r w:rsidR="003A460B" w:rsidRPr="001D707D">
        <w:rPr>
          <w:rStyle w:val="Hyperlink"/>
          <w:rFonts w:cs="Times New Roman"/>
          <w:bCs/>
          <w:noProof/>
          <w:szCs w:val="26"/>
        </w:rPr>
        <w:t>Hình 29. Sơ đồ tuần tự thông tin học bổng của giáo vụ khoa</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_Toc38869537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39</w:t>
      </w:r>
      <w:r w:rsidR="003A460B" w:rsidRPr="001D707D">
        <w:rPr>
          <w:rFonts w:cs="Times New Roman"/>
          <w:noProof/>
          <w:webHidden/>
          <w:szCs w:val="26"/>
        </w:rPr>
        <w:fldChar w:fldCharType="end"/>
      </w:r>
      <w:r w:rsidRPr="001D707D">
        <w:rPr>
          <w:rFonts w:cs="Times New Roman"/>
          <w:noProof/>
          <w:szCs w:val="26"/>
        </w:rPr>
        <w:fldChar w:fldCharType="end"/>
      </w:r>
    </w:p>
    <w:p w14:paraId="5F55E338" w14:textId="46353551" w:rsidR="003A460B" w:rsidRPr="00F16134" w:rsidRDefault="00F16134">
      <w:pPr>
        <w:pStyle w:val="TableofFigures"/>
        <w:tabs>
          <w:tab w:val="right" w:leader="dot" w:pos="8211"/>
        </w:tabs>
        <w:rPr>
          <w:rFonts w:eastAsiaTheme="minorEastAsia" w:cs="Times New Roman"/>
          <w:smallCaps w:val="0"/>
          <w:noProof/>
          <w:szCs w:val="26"/>
          <w:rPrChange w:id="9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"_Toc38869538" </w:instrText>
      </w:r>
      <w:r w:rsidRPr="001D707D">
        <w:rPr>
          <w:rFonts w:cs="Times New Roman"/>
          <w:szCs w:val="26"/>
          <w:rPrChange w:id="98" w:author="Hoang Anh" w:date="2020-05-11T14:42:00Z">
            <w:rPr>
              <w:rFonts w:cs="Times New Roman"/>
              <w:noProof/>
              <w:szCs w:val="26"/>
            </w:rPr>
          </w:rPrChange>
        </w:rPr>
        <w:fldChar w:fldCharType="separate"/>
      </w:r>
      <w:r w:rsidR="003A460B" w:rsidRPr="001D707D">
        <w:rPr>
          <w:rStyle w:val="Hyperlink"/>
          <w:rFonts w:cs="Times New Roman"/>
          <w:bCs/>
          <w:noProof/>
          <w:szCs w:val="26"/>
        </w:rPr>
        <w:t>Hình 30. Mô hình triển khai hệ thống.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_Toc38869538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40</w:t>
      </w:r>
      <w:r w:rsidR="003A460B" w:rsidRPr="001D707D">
        <w:rPr>
          <w:rFonts w:cs="Times New Roman"/>
          <w:noProof/>
          <w:webHidden/>
          <w:szCs w:val="26"/>
        </w:rPr>
        <w:fldChar w:fldCharType="end"/>
      </w:r>
      <w:r w:rsidRPr="001D707D">
        <w:rPr>
          <w:rFonts w:cs="Times New Roman"/>
          <w:noProof/>
          <w:szCs w:val="26"/>
        </w:rPr>
        <w:fldChar w:fldCharType="end"/>
      </w:r>
    </w:p>
    <w:p w14:paraId="7CFAC91C" w14:textId="010DDF98" w:rsidR="003A460B" w:rsidRPr="00F16134" w:rsidRDefault="00F16134">
      <w:pPr>
        <w:pStyle w:val="TableofFigures"/>
        <w:tabs>
          <w:tab w:val="right" w:leader="dot" w:pos="8211"/>
        </w:tabs>
        <w:rPr>
          <w:rFonts w:eastAsiaTheme="minorEastAsia" w:cs="Times New Roman"/>
          <w:smallCaps w:val="0"/>
          <w:noProof/>
          <w:szCs w:val="26"/>
          <w:rPrChange w:id="9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lastRenderedPageBreak/>
        <w:fldChar w:fldCharType="begin"/>
      </w:r>
      <w:r w:rsidRPr="001D707D">
        <w:rPr>
          <w:rFonts w:cs="Times New Roman"/>
          <w:szCs w:val="26"/>
        </w:rPr>
        <w:instrText xml:space="preserve"> HYPERLINK \l "_Toc38869539" </w:instrText>
      </w:r>
      <w:r w:rsidRPr="001D707D">
        <w:rPr>
          <w:rFonts w:cs="Times New Roman"/>
          <w:szCs w:val="26"/>
          <w:rPrChange w:id="100" w:author="Hoang Anh" w:date="2020-05-11T14:42:00Z">
            <w:rPr>
              <w:rFonts w:cs="Times New Roman"/>
              <w:noProof/>
              <w:szCs w:val="26"/>
            </w:rPr>
          </w:rPrChange>
        </w:rPr>
        <w:fldChar w:fldCharType="separate"/>
      </w:r>
      <w:r w:rsidR="003A460B" w:rsidRPr="001D707D">
        <w:rPr>
          <w:rStyle w:val="Hyperlink"/>
          <w:rFonts w:cs="Times New Roman"/>
          <w:bCs/>
          <w:noProof/>
          <w:szCs w:val="26"/>
        </w:rPr>
        <w:t>Hình 31. Mô hình triển khai trên Internet.</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_Toc38869539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40</w:t>
      </w:r>
      <w:r w:rsidR="003A460B" w:rsidRPr="001D707D">
        <w:rPr>
          <w:rFonts w:cs="Times New Roman"/>
          <w:noProof/>
          <w:webHidden/>
          <w:szCs w:val="26"/>
        </w:rPr>
        <w:fldChar w:fldCharType="end"/>
      </w:r>
      <w:r w:rsidRPr="001D707D">
        <w:rPr>
          <w:rFonts w:cs="Times New Roman"/>
          <w:noProof/>
          <w:szCs w:val="26"/>
        </w:rPr>
        <w:fldChar w:fldCharType="end"/>
      </w:r>
    </w:p>
    <w:p w14:paraId="3C023B59" w14:textId="625ECFDE" w:rsidR="003A460B" w:rsidRPr="00F16134" w:rsidRDefault="00F16134">
      <w:pPr>
        <w:pStyle w:val="TableofFigures"/>
        <w:tabs>
          <w:tab w:val="right" w:leader="dot" w:pos="8211"/>
        </w:tabs>
        <w:rPr>
          <w:rFonts w:eastAsiaTheme="minorEastAsia" w:cs="Times New Roman"/>
          <w:smallCaps w:val="0"/>
          <w:noProof/>
          <w:szCs w:val="26"/>
          <w:rPrChange w:id="10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"_Toc38869540" </w:instrText>
      </w:r>
      <w:r w:rsidRPr="001D707D">
        <w:rPr>
          <w:rFonts w:cs="Times New Roman"/>
          <w:szCs w:val="26"/>
          <w:rPrChange w:id="102" w:author="Hoang Anh" w:date="2020-05-11T14:42:00Z">
            <w:rPr>
              <w:rFonts w:cs="Times New Roman"/>
              <w:noProof/>
              <w:szCs w:val="26"/>
            </w:rPr>
          </w:rPrChange>
        </w:rPr>
        <w:fldChar w:fldCharType="separate"/>
      </w:r>
      <w:r w:rsidR="003A460B" w:rsidRPr="001D707D">
        <w:rPr>
          <w:rStyle w:val="Hyperlink"/>
          <w:rFonts w:cs="Times New Roman"/>
          <w:bCs/>
          <w:noProof/>
          <w:szCs w:val="26"/>
        </w:rPr>
        <w:t>Hình 32. Sơ đồ lớp.</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_Toc38869540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41</w:t>
      </w:r>
      <w:r w:rsidR="003A460B" w:rsidRPr="001D707D">
        <w:rPr>
          <w:rFonts w:cs="Times New Roman"/>
          <w:noProof/>
          <w:webHidden/>
          <w:szCs w:val="26"/>
        </w:rPr>
        <w:fldChar w:fldCharType="end"/>
      </w:r>
      <w:r w:rsidRPr="001D707D">
        <w:rPr>
          <w:rFonts w:cs="Times New Roman"/>
          <w:noProof/>
          <w:szCs w:val="26"/>
        </w:rPr>
        <w:fldChar w:fldCharType="end"/>
      </w:r>
    </w:p>
    <w:p w14:paraId="3CAB88B1" w14:textId="5B57FD96" w:rsidR="003A460B" w:rsidRPr="00F16134" w:rsidRDefault="00F16134">
      <w:pPr>
        <w:pStyle w:val="TableofFigures"/>
        <w:tabs>
          <w:tab w:val="right" w:leader="dot" w:pos="8211"/>
        </w:tabs>
        <w:rPr>
          <w:rFonts w:eastAsiaTheme="minorEastAsia" w:cs="Times New Roman"/>
          <w:smallCaps w:val="0"/>
          <w:noProof/>
          <w:szCs w:val="26"/>
          <w:rPrChange w:id="10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"_Toc38869541" </w:instrText>
      </w:r>
      <w:r w:rsidRPr="001D707D">
        <w:rPr>
          <w:rFonts w:cs="Times New Roman"/>
          <w:szCs w:val="26"/>
          <w:rPrChange w:id="104" w:author="Hoang Anh" w:date="2020-05-11T14:42:00Z">
            <w:rPr>
              <w:rFonts w:cs="Times New Roman"/>
              <w:noProof/>
              <w:szCs w:val="26"/>
            </w:rPr>
          </w:rPrChange>
        </w:rPr>
        <w:fldChar w:fldCharType="separate"/>
      </w:r>
      <w:r w:rsidR="003A460B" w:rsidRPr="001D707D">
        <w:rPr>
          <w:rStyle w:val="Hyperlink"/>
          <w:rFonts w:cs="Times New Roman"/>
          <w:bCs/>
          <w:noProof/>
          <w:szCs w:val="26"/>
        </w:rPr>
        <w:t>Hình 33. Sơ đồ dữ liệu quan hệ</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_Toc38869541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42</w:t>
      </w:r>
      <w:r w:rsidR="003A460B" w:rsidRPr="001D707D">
        <w:rPr>
          <w:rFonts w:cs="Times New Roman"/>
          <w:noProof/>
          <w:webHidden/>
          <w:szCs w:val="26"/>
        </w:rPr>
        <w:fldChar w:fldCharType="end"/>
      </w:r>
      <w:r w:rsidRPr="001D707D">
        <w:rPr>
          <w:rFonts w:cs="Times New Roman"/>
          <w:noProof/>
          <w:szCs w:val="26"/>
        </w:rPr>
        <w:fldChar w:fldCharType="end"/>
      </w:r>
    </w:p>
    <w:p w14:paraId="1BA7D375" w14:textId="0453E1F0" w:rsidR="003A460B" w:rsidRPr="00F16134" w:rsidRDefault="00F16134">
      <w:pPr>
        <w:pStyle w:val="TableofFigures"/>
        <w:tabs>
          <w:tab w:val="right" w:leader="dot" w:pos="8211"/>
        </w:tabs>
        <w:rPr>
          <w:rFonts w:eastAsiaTheme="minorEastAsia" w:cs="Times New Roman"/>
          <w:smallCaps w:val="0"/>
          <w:noProof/>
          <w:szCs w:val="26"/>
          <w:rPrChange w:id="10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"_Toc38869542" </w:instrText>
      </w:r>
      <w:r w:rsidRPr="001D707D">
        <w:rPr>
          <w:rFonts w:cs="Times New Roman"/>
          <w:szCs w:val="26"/>
          <w:rPrChange w:id="106" w:author="Hoang Anh" w:date="2020-05-11T14:42:00Z">
            <w:rPr>
              <w:rFonts w:cs="Times New Roman"/>
              <w:noProof/>
              <w:szCs w:val="26"/>
            </w:rPr>
          </w:rPrChange>
        </w:rPr>
        <w:fldChar w:fldCharType="separate"/>
      </w:r>
      <w:r w:rsidR="003A460B" w:rsidRPr="001D707D">
        <w:rPr>
          <w:rStyle w:val="Hyperlink"/>
          <w:rFonts w:cs="Times New Roman"/>
          <w:bCs/>
          <w:noProof/>
          <w:szCs w:val="26"/>
        </w:rPr>
        <w:t>Hình 34. Kiến trúc tổng quan</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_Toc38869542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47</w:t>
      </w:r>
      <w:r w:rsidR="003A460B" w:rsidRPr="001D707D">
        <w:rPr>
          <w:rFonts w:cs="Times New Roman"/>
          <w:noProof/>
          <w:webHidden/>
          <w:szCs w:val="26"/>
        </w:rPr>
        <w:fldChar w:fldCharType="end"/>
      </w:r>
      <w:r w:rsidRPr="001D707D">
        <w:rPr>
          <w:rFonts w:cs="Times New Roman"/>
          <w:noProof/>
          <w:szCs w:val="26"/>
        </w:rPr>
        <w:fldChar w:fldCharType="end"/>
      </w:r>
    </w:p>
    <w:p w14:paraId="1067EB3A" w14:textId="39433A12" w:rsidR="003A460B" w:rsidRPr="00F16134" w:rsidRDefault="00F16134">
      <w:pPr>
        <w:pStyle w:val="TableofFigures"/>
        <w:tabs>
          <w:tab w:val="right" w:leader="dot" w:pos="8211"/>
        </w:tabs>
        <w:rPr>
          <w:rFonts w:eastAsiaTheme="minorEastAsia" w:cs="Times New Roman"/>
          <w:smallCaps w:val="0"/>
          <w:noProof/>
          <w:szCs w:val="26"/>
          <w:rPrChange w:id="10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"_Toc38869543" </w:instrText>
      </w:r>
      <w:r w:rsidRPr="001D707D">
        <w:rPr>
          <w:rFonts w:cs="Times New Roman"/>
          <w:szCs w:val="26"/>
          <w:rPrChange w:id="108" w:author="Hoang Anh" w:date="2020-05-11T14:42:00Z">
            <w:rPr>
              <w:rFonts w:cs="Times New Roman"/>
              <w:noProof/>
              <w:szCs w:val="26"/>
            </w:rPr>
          </w:rPrChange>
        </w:rPr>
        <w:fldChar w:fldCharType="separate"/>
      </w:r>
      <w:r w:rsidR="003A460B" w:rsidRPr="001D707D">
        <w:rPr>
          <w:rStyle w:val="Hyperlink"/>
          <w:rFonts w:cs="Times New Roman"/>
          <w:noProof/>
          <w:szCs w:val="26"/>
        </w:rPr>
        <w:t>Hình 35. Giao diện chung quản lý học bổng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_Toc38869543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48</w:t>
      </w:r>
      <w:r w:rsidR="003A460B" w:rsidRPr="001D707D">
        <w:rPr>
          <w:rFonts w:cs="Times New Roman"/>
          <w:noProof/>
          <w:webHidden/>
          <w:szCs w:val="26"/>
        </w:rPr>
        <w:fldChar w:fldCharType="end"/>
      </w:r>
      <w:r w:rsidRPr="001D707D">
        <w:rPr>
          <w:rFonts w:cs="Times New Roman"/>
          <w:noProof/>
          <w:szCs w:val="26"/>
        </w:rPr>
        <w:fldChar w:fldCharType="end"/>
      </w:r>
    </w:p>
    <w:p w14:paraId="7DB7BAA0" w14:textId="01017A2A" w:rsidR="003A460B" w:rsidRPr="00F16134" w:rsidRDefault="00F16134">
      <w:pPr>
        <w:pStyle w:val="TableofFigures"/>
        <w:tabs>
          <w:tab w:val="right" w:leader="dot" w:pos="8211"/>
        </w:tabs>
        <w:rPr>
          <w:rFonts w:eastAsiaTheme="minorEastAsia" w:cs="Times New Roman"/>
          <w:smallCaps w:val="0"/>
          <w:noProof/>
          <w:szCs w:val="26"/>
          <w:rPrChange w:id="10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"_Toc38869544" </w:instrText>
      </w:r>
      <w:r w:rsidRPr="001D707D">
        <w:rPr>
          <w:rFonts w:cs="Times New Roman"/>
          <w:szCs w:val="26"/>
          <w:rPrChange w:id="110" w:author="Hoang Anh" w:date="2020-05-11T14:42:00Z">
            <w:rPr>
              <w:rFonts w:cs="Times New Roman"/>
              <w:noProof/>
              <w:szCs w:val="26"/>
            </w:rPr>
          </w:rPrChange>
        </w:rPr>
        <w:fldChar w:fldCharType="separate"/>
      </w:r>
      <w:r w:rsidR="003A460B" w:rsidRPr="001D707D">
        <w:rPr>
          <w:rStyle w:val="Hyperlink"/>
          <w:rFonts w:cs="Times New Roman"/>
          <w:bCs/>
          <w:noProof/>
          <w:szCs w:val="26"/>
        </w:rPr>
        <w:t>Hình 36. Giao diện thêm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_Toc38869544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49</w:t>
      </w:r>
      <w:r w:rsidR="003A460B" w:rsidRPr="001D707D">
        <w:rPr>
          <w:rFonts w:cs="Times New Roman"/>
          <w:noProof/>
          <w:webHidden/>
          <w:szCs w:val="26"/>
        </w:rPr>
        <w:fldChar w:fldCharType="end"/>
      </w:r>
      <w:r w:rsidRPr="001D707D">
        <w:rPr>
          <w:rFonts w:cs="Times New Roman"/>
          <w:noProof/>
          <w:szCs w:val="26"/>
        </w:rPr>
        <w:fldChar w:fldCharType="end"/>
      </w:r>
    </w:p>
    <w:p w14:paraId="0C7F92ED" w14:textId="0095F995" w:rsidR="003A460B" w:rsidRPr="00F16134" w:rsidRDefault="00F16134">
      <w:pPr>
        <w:pStyle w:val="TableofFigures"/>
        <w:tabs>
          <w:tab w:val="right" w:leader="dot" w:pos="8211"/>
        </w:tabs>
        <w:rPr>
          <w:rFonts w:eastAsiaTheme="minorEastAsia" w:cs="Times New Roman"/>
          <w:smallCaps w:val="0"/>
          <w:noProof/>
          <w:szCs w:val="26"/>
          <w:rPrChange w:id="11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"_Toc38869545" </w:instrText>
      </w:r>
      <w:r w:rsidRPr="001D707D">
        <w:rPr>
          <w:rFonts w:cs="Times New Roman"/>
          <w:szCs w:val="26"/>
          <w:rPrChange w:id="112" w:author="Hoang Anh" w:date="2020-05-11T14:42:00Z">
            <w:rPr>
              <w:rFonts w:cs="Times New Roman"/>
              <w:noProof/>
              <w:szCs w:val="26"/>
            </w:rPr>
          </w:rPrChange>
        </w:rPr>
        <w:fldChar w:fldCharType="separate"/>
      </w:r>
      <w:r w:rsidR="003A460B" w:rsidRPr="001D707D">
        <w:rPr>
          <w:rStyle w:val="Hyperlink"/>
          <w:rFonts w:cs="Times New Roman"/>
          <w:noProof/>
          <w:szCs w:val="26"/>
        </w:rPr>
        <w:t>Hình 37. Giao diện thêm học bổng kèm thông báo</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_Toc38869545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49</w:t>
      </w:r>
      <w:r w:rsidR="003A460B" w:rsidRPr="001D707D">
        <w:rPr>
          <w:rFonts w:cs="Times New Roman"/>
          <w:noProof/>
          <w:webHidden/>
          <w:szCs w:val="26"/>
        </w:rPr>
        <w:fldChar w:fldCharType="end"/>
      </w:r>
      <w:r w:rsidRPr="001D707D">
        <w:rPr>
          <w:rFonts w:cs="Times New Roman"/>
          <w:noProof/>
          <w:szCs w:val="26"/>
        </w:rPr>
        <w:fldChar w:fldCharType="end"/>
      </w:r>
    </w:p>
    <w:p w14:paraId="153438E2" w14:textId="308A7352" w:rsidR="003A460B" w:rsidRPr="00F16134" w:rsidRDefault="00F16134">
      <w:pPr>
        <w:pStyle w:val="TableofFigures"/>
        <w:tabs>
          <w:tab w:val="right" w:leader="dot" w:pos="8211"/>
        </w:tabs>
        <w:rPr>
          <w:rFonts w:eastAsiaTheme="minorEastAsia" w:cs="Times New Roman"/>
          <w:smallCaps w:val="0"/>
          <w:noProof/>
          <w:szCs w:val="26"/>
          <w:rPrChange w:id="11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"_Toc38869546" </w:instrText>
      </w:r>
      <w:r w:rsidRPr="001D707D">
        <w:rPr>
          <w:rFonts w:cs="Times New Roman"/>
          <w:szCs w:val="26"/>
          <w:rPrChange w:id="114" w:author="Hoang Anh" w:date="2020-05-11T14:42:00Z">
            <w:rPr>
              <w:rFonts w:cs="Times New Roman"/>
              <w:noProof/>
              <w:szCs w:val="26"/>
            </w:rPr>
          </w:rPrChange>
        </w:rPr>
        <w:fldChar w:fldCharType="separate"/>
      </w:r>
      <w:r w:rsidR="003A460B" w:rsidRPr="001D707D">
        <w:rPr>
          <w:rStyle w:val="Hyperlink"/>
          <w:rFonts w:cs="Times New Roman"/>
          <w:bCs/>
          <w:noProof/>
          <w:szCs w:val="26"/>
        </w:rPr>
        <w:t>Hình 38. Giao diện sửa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_Toc38869546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50</w:t>
      </w:r>
      <w:r w:rsidR="003A460B" w:rsidRPr="001D707D">
        <w:rPr>
          <w:rFonts w:cs="Times New Roman"/>
          <w:noProof/>
          <w:webHidden/>
          <w:szCs w:val="26"/>
        </w:rPr>
        <w:fldChar w:fldCharType="end"/>
      </w:r>
      <w:r w:rsidRPr="001D707D">
        <w:rPr>
          <w:rFonts w:cs="Times New Roman"/>
          <w:noProof/>
          <w:szCs w:val="26"/>
        </w:rPr>
        <w:fldChar w:fldCharType="end"/>
      </w:r>
    </w:p>
    <w:p w14:paraId="0F770514" w14:textId="2ED686B9" w:rsidR="003A460B" w:rsidRPr="00F16134" w:rsidRDefault="00F16134">
      <w:pPr>
        <w:pStyle w:val="TableofFigures"/>
        <w:tabs>
          <w:tab w:val="right" w:leader="dot" w:pos="8211"/>
        </w:tabs>
        <w:rPr>
          <w:rFonts w:eastAsiaTheme="minorEastAsia" w:cs="Times New Roman"/>
          <w:smallCaps w:val="0"/>
          <w:noProof/>
          <w:szCs w:val="26"/>
          <w:rPrChange w:id="11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"_Toc38869547" </w:instrText>
      </w:r>
      <w:r w:rsidRPr="001D707D">
        <w:rPr>
          <w:rFonts w:cs="Times New Roman"/>
          <w:szCs w:val="26"/>
          <w:rPrChange w:id="116" w:author="Hoang Anh" w:date="2020-05-11T14:42:00Z">
            <w:rPr>
              <w:rFonts w:cs="Times New Roman"/>
              <w:noProof/>
              <w:szCs w:val="26"/>
            </w:rPr>
          </w:rPrChange>
        </w:rPr>
        <w:fldChar w:fldCharType="separate"/>
      </w:r>
      <w:r w:rsidR="003A460B" w:rsidRPr="001D707D">
        <w:rPr>
          <w:rStyle w:val="Hyperlink"/>
          <w:rFonts w:cs="Times New Roman"/>
          <w:bCs/>
          <w:noProof/>
          <w:szCs w:val="26"/>
        </w:rPr>
        <w:t>Hình 39. Giao diện chung quản lý thông báo</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_Toc38869547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53</w:t>
      </w:r>
      <w:r w:rsidR="003A460B" w:rsidRPr="001D707D">
        <w:rPr>
          <w:rFonts w:cs="Times New Roman"/>
          <w:noProof/>
          <w:webHidden/>
          <w:szCs w:val="26"/>
        </w:rPr>
        <w:fldChar w:fldCharType="end"/>
      </w:r>
      <w:r w:rsidRPr="001D707D">
        <w:rPr>
          <w:rFonts w:cs="Times New Roman"/>
          <w:noProof/>
          <w:szCs w:val="26"/>
        </w:rPr>
        <w:fldChar w:fldCharType="end"/>
      </w:r>
    </w:p>
    <w:p w14:paraId="640A94F9" w14:textId="072C149F" w:rsidR="003A460B" w:rsidRPr="00F16134" w:rsidRDefault="00F16134">
      <w:pPr>
        <w:pStyle w:val="TableofFigures"/>
        <w:tabs>
          <w:tab w:val="right" w:leader="dot" w:pos="8211"/>
        </w:tabs>
        <w:rPr>
          <w:rFonts w:eastAsiaTheme="minorEastAsia" w:cs="Times New Roman"/>
          <w:smallCaps w:val="0"/>
          <w:noProof/>
          <w:szCs w:val="26"/>
          <w:rPrChange w:id="11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"_Toc38869548" </w:instrText>
      </w:r>
      <w:r w:rsidRPr="001D707D">
        <w:rPr>
          <w:rFonts w:cs="Times New Roman"/>
          <w:szCs w:val="26"/>
          <w:rPrChange w:id="118" w:author="Hoang Anh" w:date="2020-05-11T14:42:00Z">
            <w:rPr>
              <w:rFonts w:cs="Times New Roman"/>
              <w:noProof/>
              <w:szCs w:val="26"/>
            </w:rPr>
          </w:rPrChange>
        </w:rPr>
        <w:fldChar w:fldCharType="separate"/>
      </w:r>
      <w:r w:rsidR="003A460B" w:rsidRPr="001D707D">
        <w:rPr>
          <w:rStyle w:val="Hyperlink"/>
          <w:rFonts w:cs="Times New Roman"/>
          <w:bCs/>
          <w:noProof/>
          <w:szCs w:val="26"/>
        </w:rPr>
        <w:t>Hình 40. Giao diện thêm thông báo</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_Toc38869548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54</w:t>
      </w:r>
      <w:r w:rsidR="003A460B" w:rsidRPr="001D707D">
        <w:rPr>
          <w:rFonts w:cs="Times New Roman"/>
          <w:noProof/>
          <w:webHidden/>
          <w:szCs w:val="26"/>
        </w:rPr>
        <w:fldChar w:fldCharType="end"/>
      </w:r>
      <w:r w:rsidRPr="001D707D">
        <w:rPr>
          <w:rFonts w:cs="Times New Roman"/>
          <w:noProof/>
          <w:szCs w:val="26"/>
        </w:rPr>
        <w:fldChar w:fldCharType="end"/>
      </w:r>
    </w:p>
    <w:p w14:paraId="050203F4" w14:textId="06BA71CE" w:rsidR="003A460B" w:rsidRPr="00F16134" w:rsidRDefault="00F16134">
      <w:pPr>
        <w:pStyle w:val="TableofFigures"/>
        <w:tabs>
          <w:tab w:val="right" w:leader="dot" w:pos="8211"/>
        </w:tabs>
        <w:rPr>
          <w:rFonts w:eastAsiaTheme="minorEastAsia" w:cs="Times New Roman"/>
          <w:smallCaps w:val="0"/>
          <w:noProof/>
          <w:szCs w:val="26"/>
          <w:rPrChange w:id="11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"_Toc38869549" </w:instrText>
      </w:r>
      <w:r w:rsidRPr="001D707D">
        <w:rPr>
          <w:rFonts w:cs="Times New Roman"/>
          <w:szCs w:val="26"/>
          <w:rPrChange w:id="120" w:author="Hoang Anh" w:date="2020-05-11T14:42:00Z">
            <w:rPr>
              <w:rFonts w:cs="Times New Roman"/>
              <w:noProof/>
              <w:szCs w:val="26"/>
            </w:rPr>
          </w:rPrChange>
        </w:rPr>
        <w:fldChar w:fldCharType="separate"/>
      </w:r>
      <w:r w:rsidR="003A460B" w:rsidRPr="001D707D">
        <w:rPr>
          <w:rStyle w:val="Hyperlink"/>
          <w:rFonts w:cs="Times New Roman"/>
          <w:bCs/>
          <w:noProof/>
          <w:szCs w:val="26"/>
        </w:rPr>
        <w:t>Hình 41.Giao diện sửa thông báo</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_Toc38869549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54</w:t>
      </w:r>
      <w:r w:rsidR="003A460B" w:rsidRPr="001D707D">
        <w:rPr>
          <w:rFonts w:cs="Times New Roman"/>
          <w:noProof/>
          <w:webHidden/>
          <w:szCs w:val="26"/>
        </w:rPr>
        <w:fldChar w:fldCharType="end"/>
      </w:r>
      <w:r w:rsidRPr="001D707D">
        <w:rPr>
          <w:rFonts w:cs="Times New Roman"/>
          <w:noProof/>
          <w:szCs w:val="26"/>
        </w:rPr>
        <w:fldChar w:fldCharType="end"/>
      </w:r>
    </w:p>
    <w:p w14:paraId="395E65E8" w14:textId="457D35C5" w:rsidR="003A460B" w:rsidRPr="00F16134" w:rsidRDefault="00F16134">
      <w:pPr>
        <w:pStyle w:val="TableofFigures"/>
        <w:tabs>
          <w:tab w:val="right" w:leader="dot" w:pos="8211"/>
        </w:tabs>
        <w:rPr>
          <w:rFonts w:eastAsiaTheme="minorEastAsia" w:cs="Times New Roman"/>
          <w:smallCaps w:val="0"/>
          <w:noProof/>
          <w:szCs w:val="26"/>
          <w:rPrChange w:id="12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"_Toc38869550" </w:instrText>
      </w:r>
      <w:r w:rsidRPr="001D707D">
        <w:rPr>
          <w:rFonts w:cs="Times New Roman"/>
          <w:szCs w:val="26"/>
          <w:rPrChange w:id="122" w:author="Hoang Anh" w:date="2020-05-11T14:42:00Z">
            <w:rPr>
              <w:rFonts w:cs="Times New Roman"/>
              <w:noProof/>
              <w:szCs w:val="26"/>
            </w:rPr>
          </w:rPrChange>
        </w:rPr>
        <w:fldChar w:fldCharType="separate"/>
      </w:r>
      <w:r w:rsidR="003A460B" w:rsidRPr="001D707D">
        <w:rPr>
          <w:rStyle w:val="Hyperlink"/>
          <w:rFonts w:cs="Times New Roman"/>
          <w:bCs/>
          <w:noProof/>
          <w:szCs w:val="26"/>
        </w:rPr>
        <w:t>Hình 42.Giao diện thêm file đính kèm</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_Toc38869550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55</w:t>
      </w:r>
      <w:r w:rsidR="003A460B" w:rsidRPr="001D707D">
        <w:rPr>
          <w:rFonts w:cs="Times New Roman"/>
          <w:noProof/>
          <w:webHidden/>
          <w:szCs w:val="26"/>
        </w:rPr>
        <w:fldChar w:fldCharType="end"/>
      </w:r>
      <w:r w:rsidRPr="001D707D">
        <w:rPr>
          <w:rFonts w:cs="Times New Roman"/>
          <w:noProof/>
          <w:szCs w:val="26"/>
        </w:rPr>
        <w:fldChar w:fldCharType="end"/>
      </w:r>
    </w:p>
    <w:p w14:paraId="75784CF2" w14:textId="030DFBA6" w:rsidR="003A460B" w:rsidRPr="00F16134" w:rsidRDefault="00F16134">
      <w:pPr>
        <w:pStyle w:val="TableofFigures"/>
        <w:tabs>
          <w:tab w:val="right" w:leader="dot" w:pos="8211"/>
        </w:tabs>
        <w:rPr>
          <w:rFonts w:eastAsiaTheme="minorEastAsia" w:cs="Times New Roman"/>
          <w:smallCaps w:val="0"/>
          <w:noProof/>
          <w:szCs w:val="26"/>
          <w:rPrChange w:id="12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"_Toc38869551" </w:instrText>
      </w:r>
      <w:r w:rsidRPr="001D707D">
        <w:rPr>
          <w:rFonts w:cs="Times New Roman"/>
          <w:szCs w:val="26"/>
          <w:rPrChange w:id="124" w:author="Hoang Anh" w:date="2020-05-11T14:42:00Z">
            <w:rPr>
              <w:rFonts w:cs="Times New Roman"/>
              <w:noProof/>
              <w:szCs w:val="26"/>
            </w:rPr>
          </w:rPrChange>
        </w:rPr>
        <w:fldChar w:fldCharType="separate"/>
      </w:r>
      <w:r w:rsidR="003A460B" w:rsidRPr="001D707D">
        <w:rPr>
          <w:rStyle w:val="Hyperlink"/>
          <w:rFonts w:cs="Times New Roman"/>
          <w:bCs/>
          <w:noProof/>
          <w:szCs w:val="26"/>
        </w:rPr>
        <w:t>Hình 43.Giao diện sửa file đính kèm</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_Toc38869551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55</w:t>
      </w:r>
      <w:r w:rsidR="003A460B" w:rsidRPr="001D707D">
        <w:rPr>
          <w:rFonts w:cs="Times New Roman"/>
          <w:noProof/>
          <w:webHidden/>
          <w:szCs w:val="26"/>
        </w:rPr>
        <w:fldChar w:fldCharType="end"/>
      </w:r>
      <w:r w:rsidRPr="001D707D">
        <w:rPr>
          <w:rFonts w:cs="Times New Roman"/>
          <w:noProof/>
          <w:szCs w:val="26"/>
        </w:rPr>
        <w:fldChar w:fldCharType="end"/>
      </w:r>
    </w:p>
    <w:p w14:paraId="232CCDB0" w14:textId="55EB2A5F" w:rsidR="003A460B" w:rsidRPr="00F16134" w:rsidRDefault="00F16134">
      <w:pPr>
        <w:pStyle w:val="TableofFigures"/>
        <w:tabs>
          <w:tab w:val="right" w:leader="dot" w:pos="8211"/>
        </w:tabs>
        <w:rPr>
          <w:rFonts w:eastAsiaTheme="minorEastAsia" w:cs="Times New Roman"/>
          <w:smallCaps w:val="0"/>
          <w:noProof/>
          <w:szCs w:val="26"/>
          <w:rPrChange w:id="12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"_Toc38869552" </w:instrText>
      </w:r>
      <w:r w:rsidRPr="001D707D">
        <w:rPr>
          <w:rFonts w:cs="Times New Roman"/>
          <w:szCs w:val="26"/>
          <w:rPrChange w:id="126" w:author="Hoang Anh" w:date="2020-05-11T14:42:00Z">
            <w:rPr>
              <w:rFonts w:cs="Times New Roman"/>
              <w:noProof/>
              <w:szCs w:val="26"/>
            </w:rPr>
          </w:rPrChange>
        </w:rPr>
        <w:fldChar w:fldCharType="separate"/>
      </w:r>
      <w:r w:rsidR="003A460B" w:rsidRPr="001D707D">
        <w:rPr>
          <w:rStyle w:val="Hyperlink"/>
          <w:rFonts w:cs="Times New Roman"/>
          <w:noProof/>
          <w:szCs w:val="26"/>
        </w:rPr>
        <w:t>Hình 44.Giao diện chung trao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_Toc38869552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58</w:t>
      </w:r>
      <w:r w:rsidR="003A460B" w:rsidRPr="001D707D">
        <w:rPr>
          <w:rFonts w:cs="Times New Roman"/>
          <w:noProof/>
          <w:webHidden/>
          <w:szCs w:val="26"/>
        </w:rPr>
        <w:fldChar w:fldCharType="end"/>
      </w:r>
      <w:r w:rsidRPr="001D707D">
        <w:rPr>
          <w:rFonts w:cs="Times New Roman"/>
          <w:noProof/>
          <w:szCs w:val="26"/>
        </w:rPr>
        <w:fldChar w:fldCharType="end"/>
      </w:r>
    </w:p>
    <w:p w14:paraId="08DB9077" w14:textId="14E53893" w:rsidR="003A460B" w:rsidRPr="00F16134" w:rsidRDefault="00F16134">
      <w:pPr>
        <w:pStyle w:val="TableofFigures"/>
        <w:tabs>
          <w:tab w:val="right" w:leader="dot" w:pos="8211"/>
        </w:tabs>
        <w:rPr>
          <w:rFonts w:eastAsiaTheme="minorEastAsia" w:cs="Times New Roman"/>
          <w:smallCaps w:val="0"/>
          <w:noProof/>
          <w:szCs w:val="26"/>
          <w:rPrChange w:id="12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"_Toc38869553" </w:instrText>
      </w:r>
      <w:r w:rsidRPr="001D707D">
        <w:rPr>
          <w:rFonts w:cs="Times New Roman"/>
          <w:szCs w:val="26"/>
          <w:rPrChange w:id="128" w:author="Hoang Anh" w:date="2020-05-11T14:42:00Z">
            <w:rPr>
              <w:rFonts w:cs="Times New Roman"/>
              <w:noProof/>
              <w:szCs w:val="26"/>
            </w:rPr>
          </w:rPrChange>
        </w:rPr>
        <w:fldChar w:fldCharType="separate"/>
      </w:r>
      <w:r w:rsidR="003A460B" w:rsidRPr="001D707D">
        <w:rPr>
          <w:rStyle w:val="Hyperlink"/>
          <w:rFonts w:cs="Times New Roman"/>
          <w:noProof/>
          <w:szCs w:val="26"/>
        </w:rPr>
        <w:t>Hình 45.Giao diện tìm kiếm, lọc sinh viên, trao học bổng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_Toc38869553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59</w:t>
      </w:r>
      <w:r w:rsidR="003A460B" w:rsidRPr="001D707D">
        <w:rPr>
          <w:rFonts w:cs="Times New Roman"/>
          <w:noProof/>
          <w:webHidden/>
          <w:szCs w:val="26"/>
        </w:rPr>
        <w:fldChar w:fldCharType="end"/>
      </w:r>
      <w:r w:rsidRPr="001D707D">
        <w:rPr>
          <w:rFonts w:cs="Times New Roman"/>
          <w:noProof/>
          <w:szCs w:val="26"/>
        </w:rPr>
        <w:fldChar w:fldCharType="end"/>
      </w:r>
    </w:p>
    <w:p w14:paraId="6A41C932" w14:textId="346E5BCF" w:rsidR="003A460B" w:rsidRPr="00F16134" w:rsidRDefault="00F16134">
      <w:pPr>
        <w:pStyle w:val="TableofFigures"/>
        <w:tabs>
          <w:tab w:val="right" w:leader="dot" w:pos="8211"/>
        </w:tabs>
        <w:rPr>
          <w:rFonts w:eastAsiaTheme="minorEastAsia" w:cs="Times New Roman"/>
          <w:smallCaps w:val="0"/>
          <w:noProof/>
          <w:szCs w:val="26"/>
          <w:rPrChange w:id="12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"_Toc38869554" </w:instrText>
      </w:r>
      <w:r w:rsidRPr="001D707D">
        <w:rPr>
          <w:rFonts w:cs="Times New Roman"/>
          <w:szCs w:val="26"/>
          <w:rPrChange w:id="130" w:author="Hoang Anh" w:date="2020-05-11T14:42:00Z">
            <w:rPr>
              <w:rFonts w:cs="Times New Roman"/>
              <w:noProof/>
              <w:szCs w:val="26"/>
            </w:rPr>
          </w:rPrChange>
        </w:rPr>
        <w:fldChar w:fldCharType="separate"/>
      </w:r>
      <w:r w:rsidR="003A460B" w:rsidRPr="001D707D">
        <w:rPr>
          <w:rStyle w:val="Hyperlink"/>
          <w:rFonts w:cs="Times New Roman"/>
          <w:bCs/>
          <w:noProof/>
          <w:szCs w:val="26"/>
        </w:rPr>
        <w:t>Hình 46.Giao diện xem lịch sử nhận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_Toc38869554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59</w:t>
      </w:r>
      <w:r w:rsidR="003A460B" w:rsidRPr="001D707D">
        <w:rPr>
          <w:rFonts w:cs="Times New Roman"/>
          <w:noProof/>
          <w:webHidden/>
          <w:szCs w:val="26"/>
        </w:rPr>
        <w:fldChar w:fldCharType="end"/>
      </w:r>
      <w:r w:rsidRPr="001D707D">
        <w:rPr>
          <w:rFonts w:cs="Times New Roman"/>
          <w:noProof/>
          <w:szCs w:val="26"/>
        </w:rPr>
        <w:fldChar w:fldCharType="end"/>
      </w:r>
    </w:p>
    <w:p w14:paraId="78D06431" w14:textId="419DA437" w:rsidR="003A460B" w:rsidRPr="00F16134" w:rsidRDefault="00F16134">
      <w:pPr>
        <w:pStyle w:val="TableofFigures"/>
        <w:tabs>
          <w:tab w:val="right" w:leader="dot" w:pos="8211"/>
        </w:tabs>
        <w:rPr>
          <w:rFonts w:eastAsiaTheme="minorEastAsia" w:cs="Times New Roman"/>
          <w:smallCaps w:val="0"/>
          <w:noProof/>
          <w:szCs w:val="26"/>
          <w:rPrChange w:id="131"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"_Toc38869555" </w:instrText>
      </w:r>
      <w:r w:rsidRPr="001D707D">
        <w:rPr>
          <w:rFonts w:cs="Times New Roman"/>
          <w:szCs w:val="26"/>
          <w:rPrChange w:id="132" w:author="Hoang Anh" w:date="2020-05-11T14:42:00Z">
            <w:rPr>
              <w:rFonts w:cs="Times New Roman"/>
              <w:noProof/>
              <w:szCs w:val="26"/>
            </w:rPr>
          </w:rPrChange>
        </w:rPr>
        <w:fldChar w:fldCharType="separate"/>
      </w:r>
      <w:r w:rsidR="003A460B" w:rsidRPr="001D707D">
        <w:rPr>
          <w:rStyle w:val="Hyperlink"/>
          <w:rFonts w:cs="Times New Roman"/>
          <w:bCs/>
          <w:noProof/>
          <w:szCs w:val="26"/>
        </w:rPr>
        <w:t>Hình 47. Giao diện chung xem thông tin học bổng của giáo vụ khoa</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_Toc38869555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61</w:t>
      </w:r>
      <w:r w:rsidR="003A460B" w:rsidRPr="001D707D">
        <w:rPr>
          <w:rFonts w:cs="Times New Roman"/>
          <w:noProof/>
          <w:webHidden/>
          <w:szCs w:val="26"/>
        </w:rPr>
        <w:fldChar w:fldCharType="end"/>
      </w:r>
      <w:r w:rsidRPr="001D707D">
        <w:rPr>
          <w:rFonts w:cs="Times New Roman"/>
          <w:noProof/>
          <w:szCs w:val="26"/>
        </w:rPr>
        <w:fldChar w:fldCharType="end"/>
      </w:r>
    </w:p>
    <w:p w14:paraId="6DA0B49E" w14:textId="0DBAB96A" w:rsidR="003A460B" w:rsidRPr="00F16134" w:rsidRDefault="00F16134">
      <w:pPr>
        <w:pStyle w:val="TableofFigures"/>
        <w:tabs>
          <w:tab w:val="right" w:leader="dot" w:pos="8211"/>
        </w:tabs>
        <w:rPr>
          <w:rFonts w:eastAsiaTheme="minorEastAsia" w:cs="Times New Roman"/>
          <w:smallCaps w:val="0"/>
          <w:noProof/>
          <w:szCs w:val="26"/>
          <w:rPrChange w:id="133"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"_Toc38869556" </w:instrText>
      </w:r>
      <w:r w:rsidRPr="001D707D">
        <w:rPr>
          <w:rFonts w:cs="Times New Roman"/>
          <w:szCs w:val="26"/>
          <w:rPrChange w:id="134" w:author="Hoang Anh" w:date="2020-05-11T14:42:00Z">
            <w:rPr>
              <w:rFonts w:cs="Times New Roman"/>
              <w:noProof/>
              <w:szCs w:val="26"/>
            </w:rPr>
          </w:rPrChange>
        </w:rPr>
        <w:fldChar w:fldCharType="separate"/>
      </w:r>
      <w:r w:rsidR="003A460B" w:rsidRPr="001D707D">
        <w:rPr>
          <w:rStyle w:val="Hyperlink"/>
          <w:rFonts w:cs="Times New Roman"/>
          <w:bCs/>
          <w:noProof/>
          <w:szCs w:val="26"/>
        </w:rPr>
        <w:t>Hình 48. Giao diện xem thông báo của giáo vụ khoa</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_Toc38869556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62</w:t>
      </w:r>
      <w:r w:rsidR="003A460B" w:rsidRPr="001D707D">
        <w:rPr>
          <w:rFonts w:cs="Times New Roman"/>
          <w:noProof/>
          <w:webHidden/>
          <w:szCs w:val="26"/>
        </w:rPr>
        <w:fldChar w:fldCharType="end"/>
      </w:r>
      <w:r w:rsidRPr="001D707D">
        <w:rPr>
          <w:rFonts w:cs="Times New Roman"/>
          <w:noProof/>
          <w:szCs w:val="26"/>
        </w:rPr>
        <w:fldChar w:fldCharType="end"/>
      </w:r>
    </w:p>
    <w:p w14:paraId="493E0550" w14:textId="73933954" w:rsidR="003A460B" w:rsidRPr="00F16134" w:rsidRDefault="00F16134">
      <w:pPr>
        <w:pStyle w:val="TableofFigures"/>
        <w:tabs>
          <w:tab w:val="right" w:leader="dot" w:pos="8211"/>
        </w:tabs>
        <w:rPr>
          <w:rFonts w:eastAsiaTheme="minorEastAsia" w:cs="Times New Roman"/>
          <w:smallCaps w:val="0"/>
          <w:noProof/>
          <w:szCs w:val="26"/>
          <w:rPrChange w:id="135"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"_Toc38869557" </w:instrText>
      </w:r>
      <w:r w:rsidRPr="001D707D">
        <w:rPr>
          <w:rFonts w:cs="Times New Roman"/>
          <w:szCs w:val="26"/>
          <w:rPrChange w:id="136" w:author="Hoang Anh" w:date="2020-05-11T14:42:00Z">
            <w:rPr>
              <w:rFonts w:cs="Times New Roman"/>
              <w:noProof/>
              <w:szCs w:val="26"/>
            </w:rPr>
          </w:rPrChange>
        </w:rPr>
        <w:fldChar w:fldCharType="separate"/>
      </w:r>
      <w:r w:rsidR="003A460B" w:rsidRPr="001D707D">
        <w:rPr>
          <w:rStyle w:val="Hyperlink"/>
          <w:rFonts w:cs="Times New Roman"/>
          <w:bCs/>
          <w:noProof/>
          <w:szCs w:val="26"/>
        </w:rPr>
        <w:t>Hình 49.Giao diện xem danh sách sinh viên nhận học bổng</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_Toc38869557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62</w:t>
      </w:r>
      <w:r w:rsidR="003A460B" w:rsidRPr="001D707D">
        <w:rPr>
          <w:rFonts w:cs="Times New Roman"/>
          <w:noProof/>
          <w:webHidden/>
          <w:szCs w:val="26"/>
        </w:rPr>
        <w:fldChar w:fldCharType="end"/>
      </w:r>
      <w:r w:rsidRPr="001D707D">
        <w:rPr>
          <w:rFonts w:cs="Times New Roman"/>
          <w:noProof/>
          <w:szCs w:val="26"/>
        </w:rPr>
        <w:fldChar w:fldCharType="end"/>
      </w:r>
    </w:p>
    <w:p w14:paraId="6B5EA7E6" w14:textId="68064E74" w:rsidR="003A460B" w:rsidRPr="00F16134" w:rsidRDefault="00F16134">
      <w:pPr>
        <w:pStyle w:val="TableofFigures"/>
        <w:tabs>
          <w:tab w:val="right" w:leader="dot" w:pos="8211"/>
        </w:tabs>
        <w:rPr>
          <w:rFonts w:eastAsiaTheme="minorEastAsia" w:cs="Times New Roman"/>
          <w:smallCaps w:val="0"/>
          <w:noProof/>
          <w:szCs w:val="26"/>
          <w:rPrChange w:id="137"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"_Toc38869558" </w:instrText>
      </w:r>
      <w:r w:rsidRPr="001D707D">
        <w:rPr>
          <w:rFonts w:cs="Times New Roman"/>
          <w:szCs w:val="26"/>
          <w:rPrChange w:id="138" w:author="Hoang Anh" w:date="2020-05-11T14:42:00Z">
            <w:rPr>
              <w:rFonts w:cs="Times New Roman"/>
              <w:noProof/>
              <w:szCs w:val="26"/>
            </w:rPr>
          </w:rPrChange>
        </w:rPr>
        <w:fldChar w:fldCharType="separate"/>
      </w:r>
      <w:r w:rsidR="003A460B" w:rsidRPr="001D707D">
        <w:rPr>
          <w:rStyle w:val="Hyperlink"/>
          <w:rFonts w:cs="Times New Roman"/>
          <w:bCs/>
          <w:noProof/>
          <w:szCs w:val="26"/>
        </w:rPr>
        <w:t>Hình 50. Giao diện chung của cố vấn học tập</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_Toc38869558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62</w:t>
      </w:r>
      <w:r w:rsidR="003A460B" w:rsidRPr="001D707D">
        <w:rPr>
          <w:rFonts w:cs="Times New Roman"/>
          <w:noProof/>
          <w:webHidden/>
          <w:szCs w:val="26"/>
        </w:rPr>
        <w:fldChar w:fldCharType="end"/>
      </w:r>
      <w:r w:rsidRPr="001D707D">
        <w:rPr>
          <w:rFonts w:cs="Times New Roman"/>
          <w:noProof/>
          <w:szCs w:val="26"/>
        </w:rPr>
        <w:fldChar w:fldCharType="end"/>
      </w:r>
    </w:p>
    <w:p w14:paraId="295C1A97" w14:textId="16C315F4" w:rsidR="003A460B" w:rsidRPr="00F16134" w:rsidRDefault="00F16134">
      <w:pPr>
        <w:pStyle w:val="TableofFigures"/>
        <w:tabs>
          <w:tab w:val="right" w:leader="dot" w:pos="8211"/>
        </w:tabs>
        <w:rPr>
          <w:rFonts w:eastAsiaTheme="minorEastAsia" w:cs="Times New Roman"/>
          <w:smallCaps w:val="0"/>
          <w:noProof/>
          <w:szCs w:val="26"/>
          <w:rPrChange w:id="139" w:author="Hoang Anh" w:date="2020-05-11T14:42:00Z">
            <w:rPr>
              <w:rFonts w:asciiTheme="minorHAnsi" w:eastAsiaTheme="minorEastAsia" w:hAnsiTheme="minorHAnsi" w:cstheme="minorBidi"/>
              <w:smallCaps w:val="0"/>
              <w:noProof/>
              <w:sz w:val="22"/>
              <w:szCs w:val="22"/>
            </w:rPr>
          </w:rPrChange>
        </w:rPr>
      </w:pPr>
      <w:r w:rsidRPr="001D707D">
        <w:rPr>
          <w:rFonts w:cs="Times New Roman"/>
          <w:szCs w:val="26"/>
        </w:rPr>
        <w:fldChar w:fldCharType="begin"/>
      </w:r>
      <w:r w:rsidRPr="001D707D">
        <w:rPr>
          <w:rFonts w:cs="Times New Roman"/>
          <w:szCs w:val="26"/>
        </w:rPr>
        <w:instrText xml:space="preserve"> HYPERLINK \l "_Toc38869559" </w:instrText>
      </w:r>
      <w:r w:rsidRPr="001D707D">
        <w:rPr>
          <w:rFonts w:cs="Times New Roman"/>
          <w:szCs w:val="26"/>
          <w:rPrChange w:id="140" w:author="Hoang Anh" w:date="2020-05-11T14:42:00Z">
            <w:rPr>
              <w:rFonts w:cs="Times New Roman"/>
              <w:noProof/>
              <w:szCs w:val="26"/>
            </w:rPr>
          </w:rPrChange>
        </w:rPr>
        <w:fldChar w:fldCharType="separate"/>
      </w:r>
      <w:r w:rsidR="003A460B" w:rsidRPr="001D707D">
        <w:rPr>
          <w:rStyle w:val="Hyperlink"/>
          <w:rFonts w:cs="Times New Roman"/>
          <w:bCs/>
          <w:noProof/>
          <w:szCs w:val="26"/>
        </w:rPr>
        <w:t>Hình 51.Giao diện xem thông báo của cố vấn học tập</w:t>
      </w:r>
      <w:r w:rsidR="003A460B" w:rsidRPr="001D707D">
        <w:rPr>
          <w:rFonts w:cs="Times New Roman"/>
          <w:noProof/>
          <w:webHidden/>
          <w:szCs w:val="26"/>
        </w:rPr>
        <w:tab/>
      </w:r>
      <w:r w:rsidR="003A460B" w:rsidRPr="001D707D">
        <w:rPr>
          <w:rFonts w:cs="Times New Roman"/>
          <w:noProof/>
          <w:webHidden/>
          <w:szCs w:val="26"/>
        </w:rPr>
        <w:fldChar w:fldCharType="begin"/>
      </w:r>
      <w:r w:rsidR="003A460B" w:rsidRPr="001D707D">
        <w:rPr>
          <w:rFonts w:cs="Times New Roman"/>
          <w:noProof/>
          <w:webHidden/>
          <w:szCs w:val="26"/>
        </w:rPr>
        <w:instrText xml:space="preserve"> PAGEREF _Toc38869559 \h </w:instrText>
      </w:r>
      <w:r w:rsidR="003A460B" w:rsidRPr="001D707D">
        <w:rPr>
          <w:rFonts w:cs="Times New Roman"/>
          <w:noProof/>
          <w:webHidden/>
          <w:szCs w:val="26"/>
        </w:rPr>
      </w:r>
      <w:r w:rsidR="003A460B" w:rsidRPr="001D707D">
        <w:rPr>
          <w:rFonts w:cs="Times New Roman"/>
          <w:noProof/>
          <w:webHidden/>
          <w:szCs w:val="26"/>
        </w:rPr>
        <w:fldChar w:fldCharType="separate"/>
      </w:r>
      <w:r w:rsidR="003A460B" w:rsidRPr="001D707D">
        <w:rPr>
          <w:rFonts w:cs="Times New Roman"/>
          <w:noProof/>
          <w:webHidden/>
          <w:szCs w:val="26"/>
        </w:rPr>
        <w:t>63</w:t>
      </w:r>
      <w:r w:rsidR="003A460B" w:rsidRPr="001D707D">
        <w:rPr>
          <w:rFonts w:cs="Times New Roman"/>
          <w:noProof/>
          <w:webHidden/>
          <w:szCs w:val="26"/>
        </w:rPr>
        <w:fldChar w:fldCharType="end"/>
      </w:r>
      <w:r w:rsidRPr="001D707D">
        <w:rPr>
          <w:rFonts w:cs="Times New Roman"/>
          <w:noProof/>
          <w:szCs w:val="26"/>
        </w:rPr>
        <w:fldChar w:fldCharType="end"/>
      </w:r>
    </w:p>
    <w:p w14:paraId="0423B77A" w14:textId="4D74EC65" w:rsidR="00E07D9B" w:rsidRPr="003E245E" w:rsidRDefault="003A460B" w:rsidP="00C56B1F">
      <w:pPr>
        <w:spacing w:line="288" w:lineRule="auto"/>
        <w:rPr>
          <w:rFonts w:ascii="Times New Roman" w:hAnsi="Times New Roman" w:cs="Times New Roman"/>
          <w:bCs/>
          <w:sz w:val="26"/>
          <w:szCs w:val="26"/>
        </w:rPr>
      </w:pPr>
      <w:r w:rsidRPr="001D707D">
        <w:rPr>
          <w:rFonts w:ascii="Times New Roman" w:hAnsi="Times New Roman" w:cs="Times New Roman"/>
          <w:bCs/>
          <w:sz w:val="26"/>
          <w:szCs w:val="26"/>
        </w:rPr>
        <w:fldChar w:fldCharType="end"/>
      </w:r>
    </w:p>
    <w:p w14:paraId="593099EF" w14:textId="36E69CCF" w:rsidR="00C56B1F" w:rsidRPr="003E245E" w:rsidRDefault="00C56B1F" w:rsidP="00C56B1F">
      <w:pPr>
        <w:spacing w:line="288" w:lineRule="auto"/>
        <w:rPr>
          <w:rFonts w:ascii="Times New Roman" w:hAnsi="Times New Roman" w:cs="Times New Roman"/>
          <w:bCs/>
          <w:sz w:val="26"/>
          <w:szCs w:val="26"/>
        </w:rPr>
      </w:pPr>
    </w:p>
    <w:p w14:paraId="481A8545" w14:textId="77777777" w:rsidR="00C56B1F" w:rsidRPr="003E245E" w:rsidRDefault="00C56B1F">
      <w:pPr>
        <w:rPr>
          <w:rFonts w:ascii="Times New Roman" w:hAnsi="Times New Roman" w:cs="Times New Roman"/>
          <w:bCs/>
          <w:sz w:val="26"/>
          <w:szCs w:val="26"/>
        </w:rPr>
      </w:pPr>
      <w:r w:rsidRPr="003E245E">
        <w:rPr>
          <w:rFonts w:ascii="Times New Roman" w:hAnsi="Times New Roman" w:cs="Times New Roman"/>
          <w:bCs/>
          <w:sz w:val="26"/>
          <w:szCs w:val="26"/>
        </w:rPr>
        <w:br w:type="page"/>
      </w:r>
    </w:p>
    <w:p w14:paraId="4DEDCD37" w14:textId="51E43A3F" w:rsidR="00C56B1F" w:rsidRPr="00F16134" w:rsidDel="00F16134" w:rsidRDefault="00C56B1F">
      <w:pPr>
        <w:tabs>
          <w:tab w:val="left" w:pos="5746"/>
        </w:tabs>
        <w:spacing w:line="288" w:lineRule="auto"/>
        <w:jc w:val="center"/>
        <w:rPr>
          <w:del w:id="141" w:author="Hoang Anh" w:date="2020-05-11T14:43:00Z"/>
          <w:rFonts w:ascii="Times New Roman" w:hAnsi="Times New Roman" w:cs="Times New Roman"/>
          <w:b/>
          <w:sz w:val="26"/>
          <w:szCs w:val="26"/>
          <w:rPrChange w:id="142" w:author="Hoang Anh" w:date="2020-05-11T14:43:00Z">
            <w:rPr>
              <w:del w:id="143" w:author="Hoang Anh" w:date="2020-05-11T14:43:00Z"/>
              <w:rFonts w:ascii="Times New Roman" w:hAnsi="Times New Roman" w:cs="Times New Roman"/>
              <w:bCs/>
              <w:sz w:val="26"/>
              <w:szCs w:val="26"/>
            </w:rPr>
          </w:rPrChange>
        </w:rPr>
        <w:pPrChange w:id="144" w:author="Hoang Anh" w:date="2020-05-11T14:43:00Z">
          <w:pPr>
            <w:tabs>
              <w:tab w:val="left" w:pos="5746"/>
            </w:tabs>
            <w:spacing w:line="288" w:lineRule="auto"/>
          </w:pPr>
        </w:pPrChange>
      </w:pPr>
    </w:p>
    <w:p w14:paraId="7656F053" w14:textId="793A67CF" w:rsidR="00C56B1F" w:rsidRPr="00F16134" w:rsidRDefault="00C56B1F">
      <w:pPr>
        <w:jc w:val="center"/>
        <w:rPr>
          <w:rFonts w:ascii="Times New Roman" w:hAnsi="Times New Roman" w:cs="Times New Roman"/>
          <w:b/>
          <w:sz w:val="26"/>
          <w:szCs w:val="26"/>
          <w:rPrChange w:id="145" w:author="Hoang Anh" w:date="2020-05-11T14:43:00Z">
            <w:rPr>
              <w:rFonts w:ascii="Times New Roman" w:hAnsi="Times New Roman" w:cs="Times New Roman"/>
              <w:bCs/>
              <w:sz w:val="26"/>
              <w:szCs w:val="26"/>
            </w:rPr>
          </w:rPrChange>
        </w:rPr>
      </w:pPr>
      <w:r w:rsidRPr="00F16134">
        <w:rPr>
          <w:rFonts w:ascii="Times New Roman" w:hAnsi="Times New Roman" w:cs="Times New Roman"/>
          <w:b/>
          <w:sz w:val="26"/>
          <w:szCs w:val="26"/>
          <w:rPrChange w:id="146" w:author="Hoang Anh" w:date="2020-05-11T14:43:00Z">
            <w:rPr>
              <w:rFonts w:ascii="Times New Roman" w:hAnsi="Times New Roman" w:cs="Times New Roman"/>
              <w:bCs/>
              <w:sz w:val="26"/>
              <w:szCs w:val="26"/>
            </w:rPr>
          </w:rPrChange>
        </w:rPr>
        <w:t>DANH SÁCH BẢNG BIỂU</w:t>
      </w:r>
    </w:p>
    <w:p w14:paraId="5668F3BC" w14:textId="77777777" w:rsidR="00C56B1F" w:rsidRPr="003E245E" w:rsidRDefault="00C56B1F" w:rsidP="00C56B1F">
      <w:pPr>
        <w:spacing w:line="288" w:lineRule="auto"/>
        <w:rPr>
          <w:rFonts w:ascii="Times New Roman" w:hAnsi="Times New Roman" w:cs="Times New Roman"/>
          <w:bCs/>
          <w:sz w:val="26"/>
          <w:szCs w:val="26"/>
        </w:rPr>
      </w:pPr>
    </w:p>
    <w:p w14:paraId="2ABCA972" w14:textId="678AEB0F" w:rsidR="00C56B1F" w:rsidRPr="003E245E" w:rsidRDefault="00C56B1F">
      <w:pPr>
        <w:pStyle w:val="TableofFigures"/>
        <w:tabs>
          <w:tab w:val="right" w:leader="dot" w:pos="8211"/>
        </w:tabs>
        <w:rPr>
          <w:rFonts w:eastAsiaTheme="minorEastAsia" w:cs="Times New Roman"/>
          <w:bCs/>
          <w:smallCaps w:val="0"/>
          <w:noProof/>
          <w:szCs w:val="26"/>
        </w:rPr>
      </w:pPr>
      <w:r w:rsidRPr="003E245E">
        <w:rPr>
          <w:rFonts w:cs="Times New Roman"/>
          <w:bCs/>
          <w:szCs w:val="26"/>
        </w:rPr>
        <w:fldChar w:fldCharType="begin"/>
      </w:r>
      <w:r w:rsidRPr="003E245E">
        <w:rPr>
          <w:rFonts w:cs="Times New Roman"/>
          <w:bCs/>
          <w:szCs w:val="26"/>
        </w:rPr>
        <w:instrText xml:space="preserve"> TOC \h \z \c "Bảng" </w:instrText>
      </w:r>
      <w:r w:rsidRPr="003E245E">
        <w:rPr>
          <w:rFonts w:cs="Times New Roman"/>
          <w:bCs/>
          <w:szCs w:val="26"/>
        </w:rPr>
        <w:fldChar w:fldCharType="separate"/>
      </w:r>
      <w:hyperlink w:anchor="_Toc37241631" w:history="1">
        <w:r w:rsidRPr="003E245E">
          <w:rPr>
            <w:rStyle w:val="Hyperlink"/>
            <w:rFonts w:cs="Times New Roman"/>
            <w:bCs/>
            <w:noProof/>
            <w:szCs w:val="26"/>
          </w:rPr>
          <w:t>Bảng 1. Các ký hiệu sơ đồ Usecase.</w:t>
        </w:r>
        <w:r w:rsidRPr="003E245E">
          <w:rPr>
            <w:rFonts w:cs="Times New Roman"/>
            <w:bCs/>
            <w:noProof/>
            <w:webHidden/>
            <w:szCs w:val="26"/>
          </w:rPr>
          <w:tab/>
        </w:r>
        <w:r w:rsidRPr="003E245E">
          <w:rPr>
            <w:rFonts w:cs="Times New Roman"/>
            <w:bCs/>
            <w:noProof/>
            <w:webHidden/>
            <w:szCs w:val="26"/>
          </w:rPr>
          <w:fldChar w:fldCharType="begin"/>
        </w:r>
        <w:r w:rsidRPr="003E245E">
          <w:rPr>
            <w:rFonts w:cs="Times New Roman"/>
            <w:bCs/>
            <w:noProof/>
            <w:webHidden/>
            <w:szCs w:val="26"/>
          </w:rPr>
          <w:instrText xml:space="preserve"> PAGEREF _Toc37241631 \h </w:instrText>
        </w:r>
        <w:r w:rsidRPr="003E245E">
          <w:rPr>
            <w:rFonts w:cs="Times New Roman"/>
            <w:bCs/>
            <w:noProof/>
            <w:webHidden/>
            <w:szCs w:val="26"/>
          </w:rPr>
        </w:r>
        <w:r w:rsidRPr="003E245E">
          <w:rPr>
            <w:rFonts w:cs="Times New Roman"/>
            <w:bCs/>
            <w:noProof/>
            <w:webHidden/>
            <w:szCs w:val="26"/>
          </w:rPr>
          <w:fldChar w:fldCharType="separate"/>
        </w:r>
        <w:r w:rsidRPr="003E245E">
          <w:rPr>
            <w:rFonts w:cs="Times New Roman"/>
            <w:bCs/>
            <w:noProof/>
            <w:webHidden/>
            <w:szCs w:val="26"/>
          </w:rPr>
          <w:t>12</w:t>
        </w:r>
        <w:r w:rsidRPr="003E245E">
          <w:rPr>
            <w:rFonts w:cs="Times New Roman"/>
            <w:bCs/>
            <w:noProof/>
            <w:webHidden/>
            <w:szCs w:val="26"/>
          </w:rPr>
          <w:fldChar w:fldCharType="end"/>
        </w:r>
      </w:hyperlink>
    </w:p>
    <w:p w14:paraId="22BD3130" w14:textId="0A84193F" w:rsidR="00C56B1F" w:rsidRPr="003E245E" w:rsidRDefault="007C26E6">
      <w:pPr>
        <w:pStyle w:val="TableofFigures"/>
        <w:tabs>
          <w:tab w:val="right" w:leader="dot" w:pos="8211"/>
        </w:tabs>
        <w:rPr>
          <w:rFonts w:eastAsiaTheme="minorEastAsia" w:cs="Times New Roman"/>
          <w:bCs/>
          <w:smallCaps w:val="0"/>
          <w:noProof/>
          <w:szCs w:val="26"/>
        </w:rPr>
      </w:pPr>
      <w:hyperlink w:anchor="_Toc37241632" w:history="1">
        <w:r w:rsidR="00C56B1F" w:rsidRPr="003E245E">
          <w:rPr>
            <w:rStyle w:val="Hyperlink"/>
            <w:rFonts w:cs="Times New Roman"/>
            <w:bCs/>
            <w:noProof/>
            <w:szCs w:val="26"/>
          </w:rPr>
          <w:t>Bảng 2.Mô tả Usecase Đăng nhập.</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_Toc37241632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15</w:t>
        </w:r>
        <w:r w:rsidR="00C56B1F" w:rsidRPr="003E245E">
          <w:rPr>
            <w:rFonts w:cs="Times New Roman"/>
            <w:bCs/>
            <w:noProof/>
            <w:webHidden/>
            <w:szCs w:val="26"/>
          </w:rPr>
          <w:fldChar w:fldCharType="end"/>
        </w:r>
      </w:hyperlink>
    </w:p>
    <w:p w14:paraId="4F14CFCF" w14:textId="2FFD1D34" w:rsidR="00C56B1F" w:rsidRPr="003E245E" w:rsidRDefault="007C26E6">
      <w:pPr>
        <w:pStyle w:val="TableofFigures"/>
        <w:tabs>
          <w:tab w:val="right" w:leader="dot" w:pos="8211"/>
        </w:tabs>
        <w:rPr>
          <w:rFonts w:eastAsiaTheme="minorEastAsia" w:cs="Times New Roman"/>
          <w:bCs/>
          <w:smallCaps w:val="0"/>
          <w:noProof/>
          <w:szCs w:val="26"/>
        </w:rPr>
      </w:pPr>
      <w:hyperlink w:anchor="_Toc37241633" w:history="1">
        <w:r w:rsidR="00C56B1F" w:rsidRPr="003E245E">
          <w:rPr>
            <w:rStyle w:val="Hyperlink"/>
            <w:rFonts w:cs="Times New Roman"/>
            <w:bCs/>
            <w:noProof/>
            <w:szCs w:val="26"/>
          </w:rPr>
          <w:t>Bảng 3. Mô tả Usecase Quản lý học bổng</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_Toc37241633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16</w:t>
        </w:r>
        <w:r w:rsidR="00C56B1F" w:rsidRPr="003E245E">
          <w:rPr>
            <w:rFonts w:cs="Times New Roman"/>
            <w:bCs/>
            <w:noProof/>
            <w:webHidden/>
            <w:szCs w:val="26"/>
          </w:rPr>
          <w:fldChar w:fldCharType="end"/>
        </w:r>
      </w:hyperlink>
    </w:p>
    <w:p w14:paraId="6C751C14" w14:textId="634F3E7F" w:rsidR="00C56B1F" w:rsidRPr="003E245E" w:rsidRDefault="007C26E6">
      <w:pPr>
        <w:pStyle w:val="TableofFigures"/>
        <w:tabs>
          <w:tab w:val="right" w:leader="dot" w:pos="8211"/>
        </w:tabs>
        <w:rPr>
          <w:rFonts w:eastAsiaTheme="minorEastAsia" w:cs="Times New Roman"/>
          <w:bCs/>
          <w:smallCaps w:val="0"/>
          <w:noProof/>
          <w:szCs w:val="26"/>
        </w:rPr>
      </w:pPr>
      <w:hyperlink w:anchor="_Toc37241634" w:history="1">
        <w:r w:rsidR="00C56B1F" w:rsidRPr="003E245E">
          <w:rPr>
            <w:rStyle w:val="Hyperlink"/>
            <w:rFonts w:cs="Times New Roman"/>
            <w:bCs/>
            <w:noProof/>
            <w:szCs w:val="26"/>
          </w:rPr>
          <w:t>Bảng 4. Mô tả Usecase Trao học bổng.</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_Toc37241634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16</w:t>
        </w:r>
        <w:r w:rsidR="00C56B1F" w:rsidRPr="003E245E">
          <w:rPr>
            <w:rFonts w:cs="Times New Roman"/>
            <w:bCs/>
            <w:noProof/>
            <w:webHidden/>
            <w:szCs w:val="26"/>
          </w:rPr>
          <w:fldChar w:fldCharType="end"/>
        </w:r>
      </w:hyperlink>
    </w:p>
    <w:p w14:paraId="63C309F9" w14:textId="7DF90E8E" w:rsidR="00C56B1F" w:rsidRPr="003E245E" w:rsidRDefault="007C26E6">
      <w:pPr>
        <w:pStyle w:val="TableofFigures"/>
        <w:tabs>
          <w:tab w:val="right" w:leader="dot" w:pos="8211"/>
        </w:tabs>
        <w:rPr>
          <w:rFonts w:eastAsiaTheme="minorEastAsia" w:cs="Times New Roman"/>
          <w:bCs/>
          <w:smallCaps w:val="0"/>
          <w:noProof/>
          <w:szCs w:val="26"/>
        </w:rPr>
      </w:pPr>
      <w:hyperlink w:anchor="_Toc37241635" w:history="1">
        <w:r w:rsidR="00C56B1F" w:rsidRPr="003E245E">
          <w:rPr>
            <w:rStyle w:val="Hyperlink"/>
            <w:rFonts w:cs="Times New Roman"/>
            <w:bCs/>
            <w:noProof/>
            <w:szCs w:val="26"/>
          </w:rPr>
          <w:t>Bảng 5. Mô tả Usecase Tìm kiếm, Thống kê.</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_Toc37241635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17</w:t>
        </w:r>
        <w:r w:rsidR="00C56B1F" w:rsidRPr="003E245E">
          <w:rPr>
            <w:rFonts w:cs="Times New Roman"/>
            <w:bCs/>
            <w:noProof/>
            <w:webHidden/>
            <w:szCs w:val="26"/>
          </w:rPr>
          <w:fldChar w:fldCharType="end"/>
        </w:r>
      </w:hyperlink>
    </w:p>
    <w:p w14:paraId="4C628613" w14:textId="3892BBDD" w:rsidR="00C56B1F" w:rsidRPr="003E245E" w:rsidRDefault="007C26E6">
      <w:pPr>
        <w:pStyle w:val="TableofFigures"/>
        <w:tabs>
          <w:tab w:val="right" w:leader="dot" w:pos="8211"/>
        </w:tabs>
        <w:rPr>
          <w:rFonts w:eastAsiaTheme="minorEastAsia" w:cs="Times New Roman"/>
          <w:bCs/>
          <w:smallCaps w:val="0"/>
          <w:noProof/>
          <w:szCs w:val="26"/>
        </w:rPr>
      </w:pPr>
      <w:hyperlink w:anchor="_Toc37241636" w:history="1">
        <w:r w:rsidR="00C56B1F" w:rsidRPr="003E245E">
          <w:rPr>
            <w:rStyle w:val="Hyperlink"/>
            <w:rFonts w:cs="Times New Roman"/>
            <w:bCs/>
            <w:noProof/>
            <w:szCs w:val="26"/>
          </w:rPr>
          <w:t>Bảng 6. Mô tả Usecase quản lý thông báo.</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_Toc37241636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17</w:t>
        </w:r>
        <w:r w:rsidR="00C56B1F" w:rsidRPr="003E245E">
          <w:rPr>
            <w:rFonts w:cs="Times New Roman"/>
            <w:bCs/>
            <w:noProof/>
            <w:webHidden/>
            <w:szCs w:val="26"/>
          </w:rPr>
          <w:fldChar w:fldCharType="end"/>
        </w:r>
      </w:hyperlink>
    </w:p>
    <w:p w14:paraId="7ABE60F7" w14:textId="69256615" w:rsidR="00C56B1F" w:rsidRPr="003E245E" w:rsidRDefault="007C26E6">
      <w:pPr>
        <w:pStyle w:val="TableofFigures"/>
        <w:tabs>
          <w:tab w:val="right" w:leader="dot" w:pos="8211"/>
        </w:tabs>
        <w:rPr>
          <w:rFonts w:eastAsiaTheme="minorEastAsia" w:cs="Times New Roman"/>
          <w:bCs/>
          <w:smallCaps w:val="0"/>
          <w:noProof/>
          <w:szCs w:val="26"/>
        </w:rPr>
      </w:pPr>
      <w:hyperlink w:anchor="_Toc37241637" w:history="1">
        <w:r w:rsidR="00C56B1F" w:rsidRPr="003E245E">
          <w:rPr>
            <w:rStyle w:val="Hyperlink"/>
            <w:rFonts w:cs="Times New Roman"/>
            <w:bCs/>
            <w:noProof/>
            <w:szCs w:val="26"/>
          </w:rPr>
          <w:t>Bảng 7. Bảng dữ liệu học bổng</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_Toc37241637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41</w:t>
        </w:r>
        <w:r w:rsidR="00C56B1F" w:rsidRPr="003E245E">
          <w:rPr>
            <w:rFonts w:cs="Times New Roman"/>
            <w:bCs/>
            <w:noProof/>
            <w:webHidden/>
            <w:szCs w:val="26"/>
          </w:rPr>
          <w:fldChar w:fldCharType="end"/>
        </w:r>
      </w:hyperlink>
    </w:p>
    <w:p w14:paraId="749ACA4E" w14:textId="0562A331" w:rsidR="00C56B1F" w:rsidRPr="003E245E" w:rsidRDefault="007C26E6">
      <w:pPr>
        <w:pStyle w:val="TableofFigures"/>
        <w:tabs>
          <w:tab w:val="right" w:leader="dot" w:pos="8211"/>
        </w:tabs>
        <w:rPr>
          <w:rFonts w:eastAsiaTheme="minorEastAsia" w:cs="Times New Roman"/>
          <w:bCs/>
          <w:smallCaps w:val="0"/>
          <w:noProof/>
          <w:szCs w:val="26"/>
        </w:rPr>
      </w:pPr>
      <w:hyperlink w:anchor="_Toc37241638" w:history="1">
        <w:r w:rsidR="00C56B1F" w:rsidRPr="003E245E">
          <w:rPr>
            <w:rStyle w:val="Hyperlink"/>
            <w:rFonts w:cs="Times New Roman"/>
            <w:bCs/>
            <w:noProof/>
            <w:szCs w:val="26"/>
          </w:rPr>
          <w:t>Bảng 8. Bảng dữ liệu Phạm vi học bổng</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_Toc37241638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42</w:t>
        </w:r>
        <w:r w:rsidR="00C56B1F" w:rsidRPr="003E245E">
          <w:rPr>
            <w:rFonts w:cs="Times New Roman"/>
            <w:bCs/>
            <w:noProof/>
            <w:webHidden/>
            <w:szCs w:val="26"/>
          </w:rPr>
          <w:fldChar w:fldCharType="end"/>
        </w:r>
      </w:hyperlink>
    </w:p>
    <w:p w14:paraId="715005CC" w14:textId="1FEFCFC9" w:rsidR="00C56B1F" w:rsidRPr="003E245E" w:rsidRDefault="007C26E6">
      <w:pPr>
        <w:pStyle w:val="TableofFigures"/>
        <w:tabs>
          <w:tab w:val="right" w:leader="dot" w:pos="8211"/>
        </w:tabs>
        <w:rPr>
          <w:rFonts w:eastAsiaTheme="minorEastAsia" w:cs="Times New Roman"/>
          <w:bCs/>
          <w:smallCaps w:val="0"/>
          <w:noProof/>
          <w:szCs w:val="26"/>
        </w:rPr>
      </w:pPr>
      <w:hyperlink w:anchor="_Toc37241639" w:history="1">
        <w:r w:rsidR="00C56B1F" w:rsidRPr="003E245E">
          <w:rPr>
            <w:rStyle w:val="Hyperlink"/>
            <w:rFonts w:cs="Times New Roman"/>
            <w:bCs/>
            <w:noProof/>
            <w:szCs w:val="26"/>
          </w:rPr>
          <w:t>Bảng 9. Bảng dữ liệu Lịch sử học bổng</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_Toc37241639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42</w:t>
        </w:r>
        <w:r w:rsidR="00C56B1F" w:rsidRPr="003E245E">
          <w:rPr>
            <w:rFonts w:cs="Times New Roman"/>
            <w:bCs/>
            <w:noProof/>
            <w:webHidden/>
            <w:szCs w:val="26"/>
          </w:rPr>
          <w:fldChar w:fldCharType="end"/>
        </w:r>
      </w:hyperlink>
    </w:p>
    <w:p w14:paraId="25FB5FDE" w14:textId="7286C8B4" w:rsidR="00C56B1F" w:rsidRPr="003E245E" w:rsidRDefault="007C26E6">
      <w:pPr>
        <w:pStyle w:val="TableofFigures"/>
        <w:tabs>
          <w:tab w:val="right" w:leader="dot" w:pos="8211"/>
        </w:tabs>
        <w:rPr>
          <w:rFonts w:eastAsiaTheme="minorEastAsia" w:cs="Times New Roman"/>
          <w:bCs/>
          <w:smallCaps w:val="0"/>
          <w:noProof/>
          <w:szCs w:val="26"/>
        </w:rPr>
      </w:pPr>
      <w:hyperlink w:anchor="_Toc37241640" w:history="1">
        <w:r w:rsidR="00C56B1F" w:rsidRPr="003E245E">
          <w:rPr>
            <w:rStyle w:val="Hyperlink"/>
            <w:rFonts w:cs="Times New Roman"/>
            <w:bCs/>
            <w:noProof/>
            <w:szCs w:val="26"/>
          </w:rPr>
          <w:t>Bảng 10. Bảng dữ liệu Học kỳ năm học</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_Toc37241640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42</w:t>
        </w:r>
        <w:r w:rsidR="00C56B1F" w:rsidRPr="003E245E">
          <w:rPr>
            <w:rFonts w:cs="Times New Roman"/>
            <w:bCs/>
            <w:noProof/>
            <w:webHidden/>
            <w:szCs w:val="26"/>
          </w:rPr>
          <w:fldChar w:fldCharType="end"/>
        </w:r>
      </w:hyperlink>
    </w:p>
    <w:p w14:paraId="37998BC2" w14:textId="2E719946" w:rsidR="00C56B1F" w:rsidRPr="003E245E" w:rsidRDefault="007C26E6">
      <w:pPr>
        <w:pStyle w:val="TableofFigures"/>
        <w:tabs>
          <w:tab w:val="right" w:leader="dot" w:pos="8211"/>
        </w:tabs>
        <w:rPr>
          <w:rFonts w:eastAsiaTheme="minorEastAsia" w:cs="Times New Roman"/>
          <w:bCs/>
          <w:smallCaps w:val="0"/>
          <w:noProof/>
          <w:szCs w:val="26"/>
        </w:rPr>
      </w:pPr>
      <w:hyperlink w:anchor="_Toc37241641" w:history="1">
        <w:r w:rsidR="00C56B1F" w:rsidRPr="003E245E">
          <w:rPr>
            <w:rStyle w:val="Hyperlink"/>
            <w:rFonts w:cs="Times New Roman"/>
            <w:bCs/>
            <w:noProof/>
            <w:szCs w:val="26"/>
          </w:rPr>
          <w:t>Bảng 11. Bảng dữ liệu Khoa</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_Toc37241641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43</w:t>
        </w:r>
        <w:r w:rsidR="00C56B1F" w:rsidRPr="003E245E">
          <w:rPr>
            <w:rFonts w:cs="Times New Roman"/>
            <w:bCs/>
            <w:noProof/>
            <w:webHidden/>
            <w:szCs w:val="26"/>
          </w:rPr>
          <w:fldChar w:fldCharType="end"/>
        </w:r>
      </w:hyperlink>
    </w:p>
    <w:p w14:paraId="18936F97" w14:textId="442CB0FC" w:rsidR="00C56B1F" w:rsidRPr="003E245E" w:rsidRDefault="007C26E6">
      <w:pPr>
        <w:pStyle w:val="TableofFigures"/>
        <w:tabs>
          <w:tab w:val="right" w:leader="dot" w:pos="8211"/>
        </w:tabs>
        <w:rPr>
          <w:rFonts w:eastAsiaTheme="minorEastAsia" w:cs="Times New Roman"/>
          <w:bCs/>
          <w:smallCaps w:val="0"/>
          <w:noProof/>
          <w:szCs w:val="26"/>
        </w:rPr>
      </w:pPr>
      <w:hyperlink w:anchor="_Toc37241642" w:history="1">
        <w:r w:rsidR="00C56B1F" w:rsidRPr="003E245E">
          <w:rPr>
            <w:rStyle w:val="Hyperlink"/>
            <w:rFonts w:cs="Times New Roman"/>
            <w:bCs/>
            <w:noProof/>
            <w:szCs w:val="26"/>
          </w:rPr>
          <w:t>Bảng 12. Bảng dữ liệu Sinh viên</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_Toc37241642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43</w:t>
        </w:r>
        <w:r w:rsidR="00C56B1F" w:rsidRPr="003E245E">
          <w:rPr>
            <w:rFonts w:cs="Times New Roman"/>
            <w:bCs/>
            <w:noProof/>
            <w:webHidden/>
            <w:szCs w:val="26"/>
          </w:rPr>
          <w:fldChar w:fldCharType="end"/>
        </w:r>
      </w:hyperlink>
    </w:p>
    <w:p w14:paraId="6B2CACB9" w14:textId="663FD56C" w:rsidR="00C56B1F" w:rsidRPr="003E245E" w:rsidRDefault="007C26E6">
      <w:pPr>
        <w:pStyle w:val="TableofFigures"/>
        <w:tabs>
          <w:tab w:val="right" w:leader="dot" w:pos="8211"/>
        </w:tabs>
        <w:rPr>
          <w:rFonts w:eastAsiaTheme="minorEastAsia" w:cs="Times New Roman"/>
          <w:bCs/>
          <w:smallCaps w:val="0"/>
          <w:noProof/>
          <w:szCs w:val="26"/>
        </w:rPr>
      </w:pPr>
      <w:hyperlink w:anchor="_Toc37241643" w:history="1">
        <w:r w:rsidR="00C56B1F" w:rsidRPr="003E245E">
          <w:rPr>
            <w:rStyle w:val="Hyperlink"/>
            <w:rFonts w:cs="Times New Roman"/>
            <w:bCs/>
            <w:noProof/>
            <w:szCs w:val="26"/>
          </w:rPr>
          <w:t>Bảng 13. Bảng dữ liệu Thông báo</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_Toc37241643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44</w:t>
        </w:r>
        <w:r w:rsidR="00C56B1F" w:rsidRPr="003E245E">
          <w:rPr>
            <w:rFonts w:cs="Times New Roman"/>
            <w:bCs/>
            <w:noProof/>
            <w:webHidden/>
            <w:szCs w:val="26"/>
          </w:rPr>
          <w:fldChar w:fldCharType="end"/>
        </w:r>
      </w:hyperlink>
    </w:p>
    <w:p w14:paraId="2BEB303E" w14:textId="4C587983" w:rsidR="00C56B1F" w:rsidRPr="003E245E" w:rsidRDefault="007C26E6">
      <w:pPr>
        <w:pStyle w:val="TableofFigures"/>
        <w:tabs>
          <w:tab w:val="right" w:leader="dot" w:pos="8211"/>
        </w:tabs>
        <w:rPr>
          <w:rFonts w:eastAsiaTheme="minorEastAsia" w:cs="Times New Roman"/>
          <w:bCs/>
          <w:smallCaps w:val="0"/>
          <w:noProof/>
          <w:szCs w:val="26"/>
        </w:rPr>
      </w:pPr>
      <w:hyperlink w:anchor="_Toc37241644" w:history="1">
        <w:r w:rsidR="00C56B1F" w:rsidRPr="003E245E">
          <w:rPr>
            <w:rStyle w:val="Hyperlink"/>
            <w:rFonts w:cs="Times New Roman"/>
            <w:bCs/>
            <w:noProof/>
            <w:szCs w:val="26"/>
          </w:rPr>
          <w:t>Bảng 14. Bảng dữ liệu file đính kèm</w:t>
        </w:r>
        <w:r w:rsidR="00C56B1F" w:rsidRPr="003E245E">
          <w:rPr>
            <w:rFonts w:cs="Times New Roman"/>
            <w:bCs/>
            <w:noProof/>
            <w:webHidden/>
            <w:szCs w:val="26"/>
          </w:rPr>
          <w:tab/>
        </w:r>
        <w:r w:rsidR="00C56B1F" w:rsidRPr="003E245E">
          <w:rPr>
            <w:rFonts w:cs="Times New Roman"/>
            <w:bCs/>
            <w:noProof/>
            <w:webHidden/>
            <w:szCs w:val="26"/>
          </w:rPr>
          <w:fldChar w:fldCharType="begin"/>
        </w:r>
        <w:r w:rsidR="00C56B1F" w:rsidRPr="003E245E">
          <w:rPr>
            <w:rFonts w:cs="Times New Roman"/>
            <w:bCs/>
            <w:noProof/>
            <w:webHidden/>
            <w:szCs w:val="26"/>
          </w:rPr>
          <w:instrText xml:space="preserve"> PAGEREF _Toc37241644 \h </w:instrText>
        </w:r>
        <w:r w:rsidR="00C56B1F" w:rsidRPr="003E245E">
          <w:rPr>
            <w:rFonts w:cs="Times New Roman"/>
            <w:bCs/>
            <w:noProof/>
            <w:webHidden/>
            <w:szCs w:val="26"/>
          </w:rPr>
        </w:r>
        <w:r w:rsidR="00C56B1F" w:rsidRPr="003E245E">
          <w:rPr>
            <w:rFonts w:cs="Times New Roman"/>
            <w:bCs/>
            <w:noProof/>
            <w:webHidden/>
            <w:szCs w:val="26"/>
          </w:rPr>
          <w:fldChar w:fldCharType="separate"/>
        </w:r>
        <w:r w:rsidR="00C56B1F" w:rsidRPr="003E245E">
          <w:rPr>
            <w:rFonts w:cs="Times New Roman"/>
            <w:bCs/>
            <w:noProof/>
            <w:webHidden/>
            <w:szCs w:val="26"/>
          </w:rPr>
          <w:t>44</w:t>
        </w:r>
        <w:r w:rsidR="00C56B1F" w:rsidRPr="003E245E">
          <w:rPr>
            <w:rFonts w:cs="Times New Roman"/>
            <w:bCs/>
            <w:noProof/>
            <w:webHidden/>
            <w:szCs w:val="26"/>
          </w:rPr>
          <w:fldChar w:fldCharType="end"/>
        </w:r>
      </w:hyperlink>
    </w:p>
    <w:p w14:paraId="0B15EE59" w14:textId="77777777" w:rsidR="00A25CE7" w:rsidRPr="003E245E" w:rsidRDefault="00C56B1F" w:rsidP="00C56B1F">
      <w:pPr>
        <w:spacing w:line="288" w:lineRule="auto"/>
        <w:rPr>
          <w:rFonts w:ascii="Times New Roman" w:hAnsi="Times New Roman" w:cs="Times New Roman"/>
          <w:bCs/>
          <w:sz w:val="26"/>
          <w:szCs w:val="26"/>
        </w:rPr>
      </w:pPr>
      <w:r w:rsidRPr="003E245E">
        <w:rPr>
          <w:rFonts w:ascii="Times New Roman" w:hAnsi="Times New Roman" w:cs="Times New Roman"/>
          <w:bCs/>
          <w:sz w:val="26"/>
          <w:szCs w:val="26"/>
        </w:rPr>
        <w:fldChar w:fldCharType="end"/>
      </w:r>
    </w:p>
    <w:p w14:paraId="03D01074" w14:textId="7AD5B958" w:rsidR="00A25CE7" w:rsidRPr="003E245E" w:rsidRDefault="00A25CE7" w:rsidP="00C56B1F">
      <w:pPr>
        <w:spacing w:line="288" w:lineRule="auto"/>
        <w:rPr>
          <w:rFonts w:ascii="Times New Roman" w:hAnsi="Times New Roman" w:cs="Times New Roman"/>
          <w:bCs/>
          <w:sz w:val="26"/>
          <w:szCs w:val="26"/>
        </w:rPr>
      </w:pPr>
    </w:p>
    <w:p w14:paraId="74345F40" w14:textId="3B465220" w:rsidR="00A25CE7" w:rsidRPr="003E245E" w:rsidRDefault="00A25CE7">
      <w:pPr>
        <w:rPr>
          <w:rFonts w:ascii="Times New Roman" w:hAnsi="Times New Roman" w:cs="Times New Roman"/>
          <w:bCs/>
          <w:sz w:val="26"/>
          <w:szCs w:val="26"/>
        </w:rPr>
      </w:pPr>
    </w:p>
    <w:p w14:paraId="4CFA8C8C" w14:textId="7A4610E2" w:rsidR="003E245E" w:rsidRPr="003E245E" w:rsidRDefault="003E245E">
      <w:pPr>
        <w:rPr>
          <w:rFonts w:ascii="Times New Roman" w:hAnsi="Times New Roman" w:cs="Times New Roman"/>
          <w:bCs/>
          <w:sz w:val="26"/>
          <w:szCs w:val="26"/>
        </w:rPr>
      </w:pPr>
      <w:r w:rsidRPr="003E245E">
        <w:rPr>
          <w:rFonts w:ascii="Times New Roman" w:hAnsi="Times New Roman" w:cs="Times New Roman"/>
          <w:bCs/>
          <w:sz w:val="26"/>
          <w:szCs w:val="26"/>
        </w:rPr>
        <w:br w:type="page"/>
      </w:r>
    </w:p>
    <w:sdt>
      <w:sdtPr>
        <w:rPr>
          <w:rFonts w:asciiTheme="minorHAnsi" w:eastAsiaTheme="minorHAnsi" w:hAnsiTheme="minorHAnsi" w:cstheme="minorBidi"/>
          <w:bCs/>
          <w:color w:val="000000" w:themeColor="text1"/>
          <w:sz w:val="22"/>
          <w:szCs w:val="22"/>
        </w:rPr>
        <w:id w:val="302041509"/>
        <w:docPartObj>
          <w:docPartGallery w:val="Table of Contents"/>
          <w:docPartUnique/>
        </w:docPartObj>
      </w:sdtPr>
      <w:sdtEndPr>
        <w:rPr>
          <w:rFonts w:ascii="Times New Roman" w:hAnsi="Times New Roman" w:cs="Times New Roman"/>
          <w:noProof/>
          <w:color w:val="auto"/>
          <w:sz w:val="26"/>
          <w:szCs w:val="26"/>
        </w:rPr>
      </w:sdtEndPr>
      <w:sdtContent>
        <w:p w14:paraId="7E4878AB" w14:textId="63417140" w:rsidR="002C1557" w:rsidRPr="00F16134" w:rsidRDefault="00F16134" w:rsidP="003E245E">
          <w:pPr>
            <w:pStyle w:val="TOCHeading"/>
            <w:jc w:val="center"/>
            <w:rPr>
              <w:rFonts w:ascii="Times New Roman" w:hAnsi="Times New Roman" w:cs="Times New Roman"/>
              <w:bCs/>
              <w:noProof/>
              <w:sz w:val="26"/>
              <w:szCs w:val="26"/>
              <w:rPrChange w:id="147" w:author="Hoang Anh" w:date="2020-05-11T14:43:00Z">
                <w:rPr>
                  <w:bCs/>
                  <w:noProof/>
                  <w:sz w:val="26"/>
                  <w:szCs w:val="26"/>
                </w:rPr>
              </w:rPrChange>
            </w:rPr>
          </w:pPr>
          <w:r w:rsidRPr="00F16134">
            <w:rPr>
              <w:rFonts w:ascii="Times New Roman" w:hAnsi="Times New Roman" w:cs="Times New Roman"/>
              <w:b/>
              <w:color w:val="000000" w:themeColor="text1"/>
              <w:sz w:val="26"/>
              <w:szCs w:val="26"/>
              <w:rPrChange w:id="148" w:author="Hoang Anh" w:date="2020-05-11T14:43:00Z">
                <w:rPr>
                  <w:rFonts w:ascii="Times New Roman" w:hAnsi="Times New Roman" w:cs="Times New Roman"/>
                  <w:bCs/>
                  <w:color w:val="000000" w:themeColor="text1"/>
                  <w:sz w:val="26"/>
                  <w:szCs w:val="26"/>
                </w:rPr>
              </w:rPrChange>
            </w:rPr>
            <w:t>MỤC LỤC</w:t>
          </w:r>
          <w:r w:rsidR="003E245E" w:rsidRPr="001D707D">
            <w:rPr>
              <w:rFonts w:ascii="Times New Roman" w:hAnsi="Times New Roman" w:cs="Times New Roman"/>
              <w:bCs/>
              <w:sz w:val="26"/>
              <w:szCs w:val="26"/>
            </w:rPr>
            <w:fldChar w:fldCharType="begin"/>
          </w:r>
          <w:r w:rsidR="003E245E" w:rsidRPr="00F16134">
            <w:rPr>
              <w:rFonts w:ascii="Times New Roman" w:hAnsi="Times New Roman" w:cs="Times New Roman"/>
              <w:bCs/>
              <w:sz w:val="26"/>
              <w:szCs w:val="26"/>
            </w:rPr>
            <w:instrText xml:space="preserve"> TOC \o "1-3" \h \z \u </w:instrText>
          </w:r>
          <w:r w:rsidR="003E245E" w:rsidRPr="001D707D">
            <w:rPr>
              <w:rFonts w:ascii="Times New Roman" w:hAnsi="Times New Roman" w:cs="Times New Roman"/>
              <w:bCs/>
              <w:sz w:val="26"/>
              <w:szCs w:val="26"/>
              <w:rPrChange w:id="149" w:author="Hoang Anh" w:date="2020-05-11T14:43:00Z">
                <w:rPr>
                  <w:rFonts w:ascii="Times New Roman" w:eastAsiaTheme="minorHAnsi" w:hAnsi="Times New Roman" w:cs="Times New Roman"/>
                  <w:bCs/>
                  <w:noProof/>
                  <w:color w:val="auto"/>
                  <w:sz w:val="26"/>
                  <w:szCs w:val="26"/>
                </w:rPr>
              </w:rPrChange>
            </w:rPr>
            <w:fldChar w:fldCharType="separate"/>
          </w:r>
        </w:p>
        <w:p w14:paraId="3D4A36FA" w14:textId="718AC780"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150" w:author="Hoang Anh" w:date="2020-05-11T14:43:00Z">
                <w:rPr>
                  <w:rFonts w:eastAsiaTheme="minorEastAsia"/>
                  <w:bCs/>
                  <w:noProof/>
                  <w:sz w:val="26"/>
                  <w:szCs w:val="26"/>
                </w:rPr>
              </w:rPrChange>
            </w:rPr>
          </w:pPr>
          <w:r w:rsidRPr="00F16134">
            <w:rPr>
              <w:rFonts w:ascii="Times New Roman" w:hAnsi="Times New Roman" w:cs="Times New Roman"/>
              <w:sz w:val="26"/>
              <w:szCs w:val="26"/>
              <w:rPrChange w:id="151" w:author="Hoang Anh" w:date="2020-05-11T14:43:00Z">
                <w:rPr/>
              </w:rPrChange>
            </w:rPr>
            <w:fldChar w:fldCharType="begin"/>
          </w:r>
          <w:r w:rsidRPr="00F16134">
            <w:rPr>
              <w:rFonts w:ascii="Times New Roman" w:hAnsi="Times New Roman" w:cs="Times New Roman"/>
              <w:sz w:val="26"/>
              <w:szCs w:val="26"/>
              <w:rPrChange w:id="152" w:author="Hoang Anh" w:date="2020-05-11T14:43:00Z">
                <w:rPr/>
              </w:rPrChange>
            </w:rPr>
            <w:instrText xml:space="preserve"> HYPERLINK \l "_Toc40075636" </w:instrText>
          </w:r>
          <w:r w:rsidRPr="00F16134">
            <w:rPr>
              <w:rFonts w:ascii="Times New Roman" w:hAnsi="Times New Roman" w:cs="Times New Roman"/>
              <w:sz w:val="26"/>
              <w:szCs w:val="26"/>
              <w:rPrChange w:id="153"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TÓM TẮT</w:t>
          </w:r>
          <w:r w:rsidR="002C1557" w:rsidRPr="00F16134">
            <w:rPr>
              <w:rFonts w:ascii="Times New Roman" w:hAnsi="Times New Roman" w:cs="Times New Roman"/>
              <w:bCs/>
              <w:noProof/>
              <w:webHidden/>
              <w:sz w:val="26"/>
              <w:szCs w:val="26"/>
              <w:rPrChange w:id="154"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155"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156" w:author="Hoang Anh" w:date="2020-05-11T14:43:00Z">
                <w:rPr>
                  <w:bCs/>
                  <w:noProof/>
                  <w:webHidden/>
                  <w:sz w:val="26"/>
                  <w:szCs w:val="26"/>
                </w:rPr>
              </w:rPrChange>
            </w:rPr>
            <w:instrText xml:space="preserve"> PAGEREF _Toc40075636 \h </w:instrText>
          </w:r>
          <w:r w:rsidR="002C1557" w:rsidRPr="00F16134">
            <w:rPr>
              <w:rFonts w:ascii="Times New Roman" w:hAnsi="Times New Roman" w:cs="Times New Roman"/>
              <w:bCs/>
              <w:noProof/>
              <w:webHidden/>
              <w:sz w:val="26"/>
              <w:szCs w:val="26"/>
              <w:rPrChange w:id="157"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158"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159" w:author="Hoang Anh" w:date="2020-05-11T14:43:00Z">
                <w:rPr>
                  <w:bCs/>
                  <w:noProof/>
                  <w:webHidden/>
                  <w:sz w:val="26"/>
                  <w:szCs w:val="26"/>
                </w:rPr>
              </w:rPrChange>
            </w:rPr>
            <w:t>ii</w:t>
          </w:r>
          <w:r w:rsidR="002C1557" w:rsidRPr="00F16134">
            <w:rPr>
              <w:rFonts w:ascii="Times New Roman" w:hAnsi="Times New Roman" w:cs="Times New Roman"/>
              <w:bCs/>
              <w:noProof/>
              <w:webHidden/>
              <w:sz w:val="26"/>
              <w:szCs w:val="26"/>
              <w:rPrChange w:id="160"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161" w:author="Hoang Anh" w:date="2020-05-11T14:43:00Z">
                <w:rPr>
                  <w:bCs/>
                  <w:noProof/>
                  <w:sz w:val="26"/>
                  <w:szCs w:val="26"/>
                </w:rPr>
              </w:rPrChange>
            </w:rPr>
            <w:fldChar w:fldCharType="end"/>
          </w:r>
        </w:p>
        <w:p w14:paraId="632BDC3A" w14:textId="1A085AD8"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162" w:author="Hoang Anh" w:date="2020-05-11T14:43:00Z">
                <w:rPr>
                  <w:rFonts w:eastAsiaTheme="minorEastAsia"/>
                  <w:bCs/>
                  <w:noProof/>
                  <w:sz w:val="26"/>
                  <w:szCs w:val="26"/>
                </w:rPr>
              </w:rPrChange>
            </w:rPr>
          </w:pPr>
          <w:r w:rsidRPr="00F16134">
            <w:rPr>
              <w:rFonts w:ascii="Times New Roman" w:hAnsi="Times New Roman" w:cs="Times New Roman"/>
              <w:sz w:val="26"/>
              <w:szCs w:val="26"/>
              <w:rPrChange w:id="163" w:author="Hoang Anh" w:date="2020-05-11T14:43:00Z">
                <w:rPr/>
              </w:rPrChange>
            </w:rPr>
            <w:fldChar w:fldCharType="begin"/>
          </w:r>
          <w:r w:rsidRPr="00F16134">
            <w:rPr>
              <w:rFonts w:ascii="Times New Roman" w:hAnsi="Times New Roman" w:cs="Times New Roman"/>
              <w:sz w:val="26"/>
              <w:szCs w:val="26"/>
              <w:rPrChange w:id="164" w:author="Hoang Anh" w:date="2020-05-11T14:43:00Z">
                <w:rPr/>
              </w:rPrChange>
            </w:rPr>
            <w:instrText xml:space="preserve"> HYPERLINK \l "_Toc40075637" </w:instrText>
          </w:r>
          <w:r w:rsidRPr="00F16134">
            <w:rPr>
              <w:rFonts w:ascii="Times New Roman" w:hAnsi="Times New Roman" w:cs="Times New Roman"/>
              <w:sz w:val="26"/>
              <w:szCs w:val="26"/>
              <w:rPrChange w:id="165"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DANH SÁCH HÌNH ẢNH</w:t>
          </w:r>
          <w:r w:rsidR="002C1557" w:rsidRPr="00F16134">
            <w:rPr>
              <w:rFonts w:ascii="Times New Roman" w:hAnsi="Times New Roman" w:cs="Times New Roman"/>
              <w:bCs/>
              <w:noProof/>
              <w:webHidden/>
              <w:sz w:val="26"/>
              <w:szCs w:val="26"/>
              <w:rPrChange w:id="166"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167"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168" w:author="Hoang Anh" w:date="2020-05-11T14:43:00Z">
                <w:rPr>
                  <w:bCs/>
                  <w:noProof/>
                  <w:webHidden/>
                  <w:sz w:val="26"/>
                  <w:szCs w:val="26"/>
                </w:rPr>
              </w:rPrChange>
            </w:rPr>
            <w:instrText xml:space="preserve"> PAGEREF _Toc40075637 \h </w:instrText>
          </w:r>
          <w:r w:rsidR="002C1557" w:rsidRPr="00F16134">
            <w:rPr>
              <w:rFonts w:ascii="Times New Roman" w:hAnsi="Times New Roman" w:cs="Times New Roman"/>
              <w:bCs/>
              <w:noProof/>
              <w:webHidden/>
              <w:sz w:val="26"/>
              <w:szCs w:val="26"/>
              <w:rPrChange w:id="169"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170"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171" w:author="Hoang Anh" w:date="2020-05-11T14:43:00Z">
                <w:rPr>
                  <w:bCs/>
                  <w:noProof/>
                  <w:webHidden/>
                  <w:sz w:val="26"/>
                  <w:szCs w:val="26"/>
                </w:rPr>
              </w:rPrChange>
            </w:rPr>
            <w:t>iii</w:t>
          </w:r>
          <w:r w:rsidR="002C1557" w:rsidRPr="00F16134">
            <w:rPr>
              <w:rFonts w:ascii="Times New Roman" w:hAnsi="Times New Roman" w:cs="Times New Roman"/>
              <w:bCs/>
              <w:noProof/>
              <w:webHidden/>
              <w:sz w:val="26"/>
              <w:szCs w:val="26"/>
              <w:rPrChange w:id="172"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173" w:author="Hoang Anh" w:date="2020-05-11T14:43:00Z">
                <w:rPr>
                  <w:bCs/>
                  <w:noProof/>
                  <w:sz w:val="26"/>
                  <w:szCs w:val="26"/>
                </w:rPr>
              </w:rPrChange>
            </w:rPr>
            <w:fldChar w:fldCharType="end"/>
          </w:r>
        </w:p>
        <w:p w14:paraId="24AC7AE2" w14:textId="3FD22C7F"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174" w:author="Hoang Anh" w:date="2020-05-11T14:43:00Z">
                <w:rPr>
                  <w:rFonts w:eastAsiaTheme="minorEastAsia"/>
                  <w:bCs/>
                  <w:noProof/>
                  <w:sz w:val="26"/>
                  <w:szCs w:val="26"/>
                </w:rPr>
              </w:rPrChange>
            </w:rPr>
          </w:pPr>
          <w:r w:rsidRPr="00F16134">
            <w:rPr>
              <w:rFonts w:ascii="Times New Roman" w:hAnsi="Times New Roman" w:cs="Times New Roman"/>
              <w:sz w:val="26"/>
              <w:szCs w:val="26"/>
              <w:rPrChange w:id="175" w:author="Hoang Anh" w:date="2020-05-11T14:43:00Z">
                <w:rPr/>
              </w:rPrChange>
            </w:rPr>
            <w:fldChar w:fldCharType="begin"/>
          </w:r>
          <w:r w:rsidRPr="00F16134">
            <w:rPr>
              <w:rFonts w:ascii="Times New Roman" w:hAnsi="Times New Roman" w:cs="Times New Roman"/>
              <w:sz w:val="26"/>
              <w:szCs w:val="26"/>
              <w:rPrChange w:id="176" w:author="Hoang Anh" w:date="2020-05-11T14:43:00Z">
                <w:rPr/>
              </w:rPrChange>
            </w:rPr>
            <w:instrText xml:space="preserve"> HYPERLINK \l "_Toc40075638" </w:instrText>
          </w:r>
          <w:r w:rsidRPr="00F16134">
            <w:rPr>
              <w:rFonts w:ascii="Times New Roman" w:hAnsi="Times New Roman" w:cs="Times New Roman"/>
              <w:sz w:val="26"/>
              <w:szCs w:val="26"/>
              <w:rPrChange w:id="177"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CHƯƠNG 1:</w:t>
          </w:r>
          <w:r w:rsidR="002C1557" w:rsidRPr="00F16134">
            <w:rPr>
              <w:rFonts w:ascii="Times New Roman" w:hAnsi="Times New Roman" w:cs="Times New Roman"/>
              <w:bCs/>
              <w:noProof/>
              <w:webHidden/>
              <w:sz w:val="26"/>
              <w:szCs w:val="26"/>
              <w:rPrChange w:id="178"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179"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180" w:author="Hoang Anh" w:date="2020-05-11T14:43:00Z">
                <w:rPr>
                  <w:bCs/>
                  <w:noProof/>
                  <w:webHidden/>
                  <w:sz w:val="26"/>
                  <w:szCs w:val="26"/>
                </w:rPr>
              </w:rPrChange>
            </w:rPr>
            <w:instrText xml:space="preserve"> PAGEREF _Toc40075638 \h </w:instrText>
          </w:r>
          <w:r w:rsidR="002C1557" w:rsidRPr="00F16134">
            <w:rPr>
              <w:rFonts w:ascii="Times New Roman" w:hAnsi="Times New Roman" w:cs="Times New Roman"/>
              <w:bCs/>
              <w:noProof/>
              <w:webHidden/>
              <w:sz w:val="26"/>
              <w:szCs w:val="26"/>
              <w:rPrChange w:id="181"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182"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183" w:author="Hoang Anh" w:date="2020-05-11T14:43:00Z">
                <w:rPr>
                  <w:bCs/>
                  <w:noProof/>
                  <w:webHidden/>
                  <w:sz w:val="26"/>
                  <w:szCs w:val="26"/>
                </w:rPr>
              </w:rPrChange>
            </w:rPr>
            <w:t>1</w:t>
          </w:r>
          <w:r w:rsidR="002C1557" w:rsidRPr="00F16134">
            <w:rPr>
              <w:rFonts w:ascii="Times New Roman" w:hAnsi="Times New Roman" w:cs="Times New Roman"/>
              <w:bCs/>
              <w:noProof/>
              <w:webHidden/>
              <w:sz w:val="26"/>
              <w:szCs w:val="26"/>
              <w:rPrChange w:id="184"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185" w:author="Hoang Anh" w:date="2020-05-11T14:43:00Z">
                <w:rPr>
                  <w:bCs/>
                  <w:noProof/>
                  <w:sz w:val="26"/>
                  <w:szCs w:val="26"/>
                </w:rPr>
              </w:rPrChange>
            </w:rPr>
            <w:fldChar w:fldCharType="end"/>
          </w:r>
        </w:p>
        <w:p w14:paraId="07F2F377" w14:textId="537B5F8D"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186" w:author="Hoang Anh" w:date="2020-05-11T14:43:00Z">
                <w:rPr>
                  <w:rFonts w:eastAsiaTheme="minorEastAsia"/>
                  <w:bCs/>
                  <w:noProof/>
                  <w:sz w:val="26"/>
                  <w:szCs w:val="26"/>
                </w:rPr>
              </w:rPrChange>
            </w:rPr>
          </w:pPr>
          <w:r w:rsidRPr="00F16134">
            <w:rPr>
              <w:rFonts w:ascii="Times New Roman" w:hAnsi="Times New Roman" w:cs="Times New Roman"/>
              <w:sz w:val="26"/>
              <w:szCs w:val="26"/>
              <w:rPrChange w:id="187" w:author="Hoang Anh" w:date="2020-05-11T14:43:00Z">
                <w:rPr/>
              </w:rPrChange>
            </w:rPr>
            <w:fldChar w:fldCharType="begin"/>
          </w:r>
          <w:r w:rsidRPr="00F16134">
            <w:rPr>
              <w:rFonts w:ascii="Times New Roman" w:hAnsi="Times New Roman" w:cs="Times New Roman"/>
              <w:sz w:val="26"/>
              <w:szCs w:val="26"/>
              <w:rPrChange w:id="188" w:author="Hoang Anh" w:date="2020-05-11T14:43:00Z">
                <w:rPr/>
              </w:rPrChange>
            </w:rPr>
            <w:instrText xml:space="preserve"> HYPERLINK \l "_Toc40075639" </w:instrText>
          </w:r>
          <w:r w:rsidRPr="00F16134">
            <w:rPr>
              <w:rFonts w:ascii="Times New Roman" w:hAnsi="Times New Roman" w:cs="Times New Roman"/>
              <w:sz w:val="26"/>
              <w:szCs w:val="26"/>
              <w:rPrChange w:id="189"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GIỚI THIỆU VỀ CƠ QUAN THỰC TẬP VÀ ĐẶT VẤN ĐỀ</w:t>
          </w:r>
          <w:r w:rsidR="002C1557" w:rsidRPr="00F16134">
            <w:rPr>
              <w:rFonts w:ascii="Times New Roman" w:hAnsi="Times New Roman" w:cs="Times New Roman"/>
              <w:bCs/>
              <w:noProof/>
              <w:webHidden/>
              <w:sz w:val="26"/>
              <w:szCs w:val="26"/>
              <w:rPrChange w:id="190"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191"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192" w:author="Hoang Anh" w:date="2020-05-11T14:43:00Z">
                <w:rPr>
                  <w:bCs/>
                  <w:noProof/>
                  <w:webHidden/>
                  <w:sz w:val="26"/>
                  <w:szCs w:val="26"/>
                </w:rPr>
              </w:rPrChange>
            </w:rPr>
            <w:instrText xml:space="preserve"> PAGEREF _Toc40075639 \h </w:instrText>
          </w:r>
          <w:r w:rsidR="002C1557" w:rsidRPr="00F16134">
            <w:rPr>
              <w:rFonts w:ascii="Times New Roman" w:hAnsi="Times New Roman" w:cs="Times New Roman"/>
              <w:bCs/>
              <w:noProof/>
              <w:webHidden/>
              <w:sz w:val="26"/>
              <w:szCs w:val="26"/>
              <w:rPrChange w:id="193"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194"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195" w:author="Hoang Anh" w:date="2020-05-11T14:43:00Z">
                <w:rPr>
                  <w:bCs/>
                  <w:noProof/>
                  <w:webHidden/>
                  <w:sz w:val="26"/>
                  <w:szCs w:val="26"/>
                </w:rPr>
              </w:rPrChange>
            </w:rPr>
            <w:t>1</w:t>
          </w:r>
          <w:r w:rsidR="002C1557" w:rsidRPr="00F16134">
            <w:rPr>
              <w:rFonts w:ascii="Times New Roman" w:hAnsi="Times New Roman" w:cs="Times New Roman"/>
              <w:bCs/>
              <w:noProof/>
              <w:webHidden/>
              <w:sz w:val="26"/>
              <w:szCs w:val="26"/>
              <w:rPrChange w:id="196"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197" w:author="Hoang Anh" w:date="2020-05-11T14:43:00Z">
                <w:rPr>
                  <w:bCs/>
                  <w:noProof/>
                  <w:sz w:val="26"/>
                  <w:szCs w:val="26"/>
                </w:rPr>
              </w:rPrChange>
            </w:rPr>
            <w:fldChar w:fldCharType="end"/>
          </w:r>
        </w:p>
        <w:p w14:paraId="0E72DB06" w14:textId="182C450D" w:rsidR="002C1557" w:rsidRPr="00F16134" w:rsidRDefault="00F16134">
          <w:pPr>
            <w:pStyle w:val="TOC2"/>
            <w:tabs>
              <w:tab w:val="right" w:leader="dot" w:pos="8211"/>
            </w:tabs>
            <w:rPr>
              <w:rFonts w:ascii="Times New Roman" w:eastAsiaTheme="minorEastAsia" w:hAnsi="Times New Roman" w:cs="Times New Roman"/>
              <w:bCs/>
              <w:noProof/>
              <w:sz w:val="26"/>
              <w:szCs w:val="26"/>
              <w:rPrChange w:id="198" w:author="Hoang Anh" w:date="2020-05-11T14:43:00Z">
                <w:rPr>
                  <w:rFonts w:eastAsiaTheme="minorEastAsia"/>
                  <w:bCs/>
                  <w:noProof/>
                  <w:sz w:val="26"/>
                  <w:szCs w:val="26"/>
                </w:rPr>
              </w:rPrChange>
            </w:rPr>
          </w:pPr>
          <w:r w:rsidRPr="00F16134">
            <w:rPr>
              <w:rFonts w:ascii="Times New Roman" w:hAnsi="Times New Roman" w:cs="Times New Roman"/>
              <w:sz w:val="26"/>
              <w:szCs w:val="26"/>
              <w:rPrChange w:id="199" w:author="Hoang Anh" w:date="2020-05-11T14:43:00Z">
                <w:rPr/>
              </w:rPrChange>
            </w:rPr>
            <w:fldChar w:fldCharType="begin"/>
          </w:r>
          <w:r w:rsidRPr="00F16134">
            <w:rPr>
              <w:rFonts w:ascii="Times New Roman" w:hAnsi="Times New Roman" w:cs="Times New Roman"/>
              <w:sz w:val="26"/>
              <w:szCs w:val="26"/>
              <w:rPrChange w:id="200" w:author="Hoang Anh" w:date="2020-05-11T14:43:00Z">
                <w:rPr/>
              </w:rPrChange>
            </w:rPr>
            <w:instrText xml:space="preserve"> HYPERLINK \l "_Toc40075640" </w:instrText>
          </w:r>
          <w:r w:rsidRPr="00F16134">
            <w:rPr>
              <w:rFonts w:ascii="Times New Roman" w:hAnsi="Times New Roman" w:cs="Times New Roman"/>
              <w:sz w:val="26"/>
              <w:szCs w:val="26"/>
              <w:rPrChange w:id="201"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1.1 Giới thiệu chung về Khoa Công nghệ thông tin</w:t>
          </w:r>
          <w:r w:rsidR="002C1557" w:rsidRPr="00F16134">
            <w:rPr>
              <w:rFonts w:ascii="Times New Roman" w:hAnsi="Times New Roman" w:cs="Times New Roman"/>
              <w:bCs/>
              <w:noProof/>
              <w:webHidden/>
              <w:sz w:val="26"/>
              <w:szCs w:val="26"/>
              <w:rPrChange w:id="202"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03"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04" w:author="Hoang Anh" w:date="2020-05-11T14:43:00Z">
                <w:rPr>
                  <w:bCs/>
                  <w:noProof/>
                  <w:webHidden/>
                  <w:sz w:val="26"/>
                  <w:szCs w:val="26"/>
                </w:rPr>
              </w:rPrChange>
            </w:rPr>
            <w:instrText xml:space="preserve"> PAGEREF _Toc40075640 \h </w:instrText>
          </w:r>
          <w:r w:rsidR="002C1557" w:rsidRPr="00F16134">
            <w:rPr>
              <w:rFonts w:ascii="Times New Roman" w:hAnsi="Times New Roman" w:cs="Times New Roman"/>
              <w:bCs/>
              <w:noProof/>
              <w:webHidden/>
              <w:sz w:val="26"/>
              <w:szCs w:val="26"/>
              <w:rPrChange w:id="205"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06"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07" w:author="Hoang Anh" w:date="2020-05-11T14:43:00Z">
                <w:rPr>
                  <w:bCs/>
                  <w:noProof/>
                  <w:webHidden/>
                  <w:sz w:val="26"/>
                  <w:szCs w:val="26"/>
                </w:rPr>
              </w:rPrChange>
            </w:rPr>
            <w:t>1</w:t>
          </w:r>
          <w:r w:rsidR="002C1557" w:rsidRPr="00F16134">
            <w:rPr>
              <w:rFonts w:ascii="Times New Roman" w:hAnsi="Times New Roman" w:cs="Times New Roman"/>
              <w:bCs/>
              <w:noProof/>
              <w:webHidden/>
              <w:sz w:val="26"/>
              <w:szCs w:val="26"/>
              <w:rPrChange w:id="208"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09" w:author="Hoang Anh" w:date="2020-05-11T14:43:00Z">
                <w:rPr>
                  <w:bCs/>
                  <w:noProof/>
                  <w:sz w:val="26"/>
                  <w:szCs w:val="26"/>
                </w:rPr>
              </w:rPrChange>
            </w:rPr>
            <w:fldChar w:fldCharType="end"/>
          </w:r>
        </w:p>
        <w:p w14:paraId="674930E5" w14:textId="3DB58081"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210" w:author="Hoang Anh" w:date="2020-05-11T14:43:00Z">
                <w:rPr>
                  <w:rFonts w:eastAsiaTheme="minorEastAsia"/>
                  <w:bCs/>
                  <w:noProof/>
                  <w:sz w:val="26"/>
                  <w:szCs w:val="26"/>
                </w:rPr>
              </w:rPrChange>
            </w:rPr>
          </w:pPr>
          <w:r w:rsidRPr="00F16134">
            <w:rPr>
              <w:rFonts w:ascii="Times New Roman" w:hAnsi="Times New Roman" w:cs="Times New Roman"/>
              <w:sz w:val="26"/>
              <w:szCs w:val="26"/>
              <w:rPrChange w:id="211" w:author="Hoang Anh" w:date="2020-05-11T14:43:00Z">
                <w:rPr/>
              </w:rPrChange>
            </w:rPr>
            <w:fldChar w:fldCharType="begin"/>
          </w:r>
          <w:r w:rsidRPr="00F16134">
            <w:rPr>
              <w:rFonts w:ascii="Times New Roman" w:hAnsi="Times New Roman" w:cs="Times New Roman"/>
              <w:sz w:val="26"/>
              <w:szCs w:val="26"/>
              <w:rPrChange w:id="212" w:author="Hoang Anh" w:date="2020-05-11T14:43:00Z">
                <w:rPr/>
              </w:rPrChange>
            </w:rPr>
            <w:instrText xml:space="preserve"> HYPERLINK \l "_Toc40075641" </w:instrText>
          </w:r>
          <w:r w:rsidRPr="00F16134">
            <w:rPr>
              <w:rFonts w:ascii="Times New Roman" w:hAnsi="Times New Roman" w:cs="Times New Roman"/>
              <w:sz w:val="26"/>
              <w:szCs w:val="26"/>
              <w:rPrChange w:id="213"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1.2</w:t>
          </w:r>
          <w:r w:rsidR="002C1557" w:rsidRPr="00F16134">
            <w:rPr>
              <w:rFonts w:ascii="Times New Roman" w:eastAsiaTheme="minorEastAsia" w:hAnsi="Times New Roman" w:cs="Times New Roman"/>
              <w:bCs/>
              <w:noProof/>
              <w:sz w:val="26"/>
              <w:szCs w:val="26"/>
              <w:rPrChange w:id="214"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Hệ thống tổ chức Khoa Công nghệ thông tin</w:t>
          </w:r>
          <w:r w:rsidR="002C1557" w:rsidRPr="00F16134">
            <w:rPr>
              <w:rFonts w:ascii="Times New Roman" w:hAnsi="Times New Roman" w:cs="Times New Roman"/>
              <w:bCs/>
              <w:noProof/>
              <w:webHidden/>
              <w:sz w:val="26"/>
              <w:szCs w:val="26"/>
              <w:rPrChange w:id="215"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16"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17" w:author="Hoang Anh" w:date="2020-05-11T14:43:00Z">
                <w:rPr>
                  <w:bCs/>
                  <w:noProof/>
                  <w:webHidden/>
                  <w:sz w:val="26"/>
                  <w:szCs w:val="26"/>
                </w:rPr>
              </w:rPrChange>
            </w:rPr>
            <w:instrText xml:space="preserve"> PAGEREF _Toc40075641 \h </w:instrText>
          </w:r>
          <w:r w:rsidR="002C1557" w:rsidRPr="00F16134">
            <w:rPr>
              <w:rFonts w:ascii="Times New Roman" w:hAnsi="Times New Roman" w:cs="Times New Roman"/>
              <w:bCs/>
              <w:noProof/>
              <w:webHidden/>
              <w:sz w:val="26"/>
              <w:szCs w:val="26"/>
              <w:rPrChange w:id="218"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19"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20" w:author="Hoang Anh" w:date="2020-05-11T14:43:00Z">
                <w:rPr>
                  <w:bCs/>
                  <w:noProof/>
                  <w:webHidden/>
                  <w:sz w:val="26"/>
                  <w:szCs w:val="26"/>
                </w:rPr>
              </w:rPrChange>
            </w:rPr>
            <w:t>2</w:t>
          </w:r>
          <w:r w:rsidR="002C1557" w:rsidRPr="00F16134">
            <w:rPr>
              <w:rFonts w:ascii="Times New Roman" w:hAnsi="Times New Roman" w:cs="Times New Roman"/>
              <w:bCs/>
              <w:noProof/>
              <w:webHidden/>
              <w:sz w:val="26"/>
              <w:szCs w:val="26"/>
              <w:rPrChange w:id="221"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22" w:author="Hoang Anh" w:date="2020-05-11T14:43:00Z">
                <w:rPr>
                  <w:bCs/>
                  <w:noProof/>
                  <w:sz w:val="26"/>
                  <w:szCs w:val="26"/>
                </w:rPr>
              </w:rPrChange>
            </w:rPr>
            <w:fldChar w:fldCharType="end"/>
          </w:r>
        </w:p>
        <w:p w14:paraId="7DE5B879" w14:textId="5C92FEAB"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223"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224" w:author="Hoang Anh" w:date="2020-05-11T14:43:00Z">
                <w:rPr/>
              </w:rPrChange>
            </w:rPr>
            <w:fldChar w:fldCharType="begin"/>
          </w:r>
          <w:r w:rsidRPr="00F16134">
            <w:rPr>
              <w:rFonts w:ascii="Times New Roman" w:hAnsi="Times New Roman" w:cs="Times New Roman"/>
              <w:sz w:val="26"/>
              <w:szCs w:val="26"/>
              <w:rPrChange w:id="225" w:author="Hoang Anh" w:date="2020-05-11T14:43:00Z">
                <w:rPr/>
              </w:rPrChange>
            </w:rPr>
            <w:instrText xml:space="preserve"> HYPERLINK \l "_Toc40075642" </w:instrText>
          </w:r>
          <w:r w:rsidRPr="00F16134">
            <w:rPr>
              <w:rFonts w:ascii="Times New Roman" w:hAnsi="Times New Roman" w:cs="Times New Roman"/>
              <w:sz w:val="26"/>
              <w:szCs w:val="26"/>
              <w:rPrChange w:id="226"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1.2.1 Sơ đồ tổ chức</w:t>
          </w:r>
          <w:r w:rsidR="002C1557" w:rsidRPr="00F16134">
            <w:rPr>
              <w:rFonts w:ascii="Times New Roman" w:hAnsi="Times New Roman" w:cs="Times New Roman"/>
              <w:bCs/>
              <w:noProof/>
              <w:webHidden/>
              <w:sz w:val="26"/>
              <w:szCs w:val="26"/>
              <w:rPrChange w:id="227"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28"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29" w:author="Hoang Anh" w:date="2020-05-11T14:43:00Z">
                <w:rPr>
                  <w:bCs/>
                  <w:noProof/>
                  <w:webHidden/>
                  <w:sz w:val="26"/>
                  <w:szCs w:val="26"/>
                </w:rPr>
              </w:rPrChange>
            </w:rPr>
            <w:instrText xml:space="preserve"> PAGEREF _Toc40075642 \h </w:instrText>
          </w:r>
          <w:r w:rsidR="002C1557" w:rsidRPr="00F16134">
            <w:rPr>
              <w:rFonts w:ascii="Times New Roman" w:hAnsi="Times New Roman" w:cs="Times New Roman"/>
              <w:bCs/>
              <w:noProof/>
              <w:webHidden/>
              <w:sz w:val="26"/>
              <w:szCs w:val="26"/>
              <w:rPrChange w:id="230"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31"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32" w:author="Hoang Anh" w:date="2020-05-11T14:43:00Z">
                <w:rPr>
                  <w:bCs/>
                  <w:noProof/>
                  <w:webHidden/>
                  <w:sz w:val="26"/>
                  <w:szCs w:val="26"/>
                </w:rPr>
              </w:rPrChange>
            </w:rPr>
            <w:t>2</w:t>
          </w:r>
          <w:r w:rsidR="002C1557" w:rsidRPr="00F16134">
            <w:rPr>
              <w:rFonts w:ascii="Times New Roman" w:hAnsi="Times New Roman" w:cs="Times New Roman"/>
              <w:bCs/>
              <w:noProof/>
              <w:webHidden/>
              <w:sz w:val="26"/>
              <w:szCs w:val="26"/>
              <w:rPrChange w:id="233"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34" w:author="Hoang Anh" w:date="2020-05-11T14:43:00Z">
                <w:rPr>
                  <w:bCs/>
                  <w:noProof/>
                  <w:sz w:val="26"/>
                  <w:szCs w:val="26"/>
                </w:rPr>
              </w:rPrChange>
            </w:rPr>
            <w:fldChar w:fldCharType="end"/>
          </w:r>
        </w:p>
        <w:p w14:paraId="70E300C0" w14:textId="53FCF491"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235"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236" w:author="Hoang Anh" w:date="2020-05-11T14:43:00Z">
                <w:rPr/>
              </w:rPrChange>
            </w:rPr>
            <w:fldChar w:fldCharType="begin"/>
          </w:r>
          <w:r w:rsidRPr="00F16134">
            <w:rPr>
              <w:rFonts w:ascii="Times New Roman" w:hAnsi="Times New Roman" w:cs="Times New Roman"/>
              <w:sz w:val="26"/>
              <w:szCs w:val="26"/>
              <w:rPrChange w:id="237" w:author="Hoang Anh" w:date="2020-05-11T14:43:00Z">
                <w:rPr/>
              </w:rPrChange>
            </w:rPr>
            <w:instrText xml:space="preserve"> HYPERLINK \l "_Toc40075643" </w:instrText>
          </w:r>
          <w:r w:rsidRPr="00F16134">
            <w:rPr>
              <w:rFonts w:ascii="Times New Roman" w:hAnsi="Times New Roman" w:cs="Times New Roman"/>
              <w:sz w:val="26"/>
              <w:szCs w:val="26"/>
              <w:rPrChange w:id="238"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1.2.2 Đơn vị trực thuộc</w:t>
          </w:r>
          <w:r w:rsidR="002C1557" w:rsidRPr="00F16134">
            <w:rPr>
              <w:rFonts w:ascii="Times New Roman" w:hAnsi="Times New Roman" w:cs="Times New Roman"/>
              <w:bCs/>
              <w:noProof/>
              <w:webHidden/>
              <w:sz w:val="26"/>
              <w:szCs w:val="26"/>
              <w:rPrChange w:id="239"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40"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41" w:author="Hoang Anh" w:date="2020-05-11T14:43:00Z">
                <w:rPr>
                  <w:bCs/>
                  <w:noProof/>
                  <w:webHidden/>
                  <w:sz w:val="26"/>
                  <w:szCs w:val="26"/>
                </w:rPr>
              </w:rPrChange>
            </w:rPr>
            <w:instrText xml:space="preserve"> PAGEREF _Toc40075643 \h </w:instrText>
          </w:r>
          <w:r w:rsidR="002C1557" w:rsidRPr="00F16134">
            <w:rPr>
              <w:rFonts w:ascii="Times New Roman" w:hAnsi="Times New Roman" w:cs="Times New Roman"/>
              <w:bCs/>
              <w:noProof/>
              <w:webHidden/>
              <w:sz w:val="26"/>
              <w:szCs w:val="26"/>
              <w:rPrChange w:id="242"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43"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44" w:author="Hoang Anh" w:date="2020-05-11T14:43:00Z">
                <w:rPr>
                  <w:bCs/>
                  <w:noProof/>
                  <w:webHidden/>
                  <w:sz w:val="26"/>
                  <w:szCs w:val="26"/>
                </w:rPr>
              </w:rPrChange>
            </w:rPr>
            <w:t>2</w:t>
          </w:r>
          <w:r w:rsidR="002C1557" w:rsidRPr="00F16134">
            <w:rPr>
              <w:rFonts w:ascii="Times New Roman" w:hAnsi="Times New Roman" w:cs="Times New Roman"/>
              <w:bCs/>
              <w:noProof/>
              <w:webHidden/>
              <w:sz w:val="26"/>
              <w:szCs w:val="26"/>
              <w:rPrChange w:id="245"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46" w:author="Hoang Anh" w:date="2020-05-11T14:43:00Z">
                <w:rPr>
                  <w:bCs/>
                  <w:noProof/>
                  <w:sz w:val="26"/>
                  <w:szCs w:val="26"/>
                </w:rPr>
              </w:rPrChange>
            </w:rPr>
            <w:fldChar w:fldCharType="end"/>
          </w:r>
        </w:p>
        <w:p w14:paraId="4FA0BD43" w14:textId="0FB8A6E5"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247" w:author="Hoang Anh" w:date="2020-05-11T14:43:00Z">
                <w:rPr>
                  <w:rFonts w:eastAsiaTheme="minorEastAsia"/>
                  <w:bCs/>
                  <w:noProof/>
                  <w:sz w:val="26"/>
                  <w:szCs w:val="26"/>
                </w:rPr>
              </w:rPrChange>
            </w:rPr>
          </w:pPr>
          <w:r w:rsidRPr="00F16134">
            <w:rPr>
              <w:rFonts w:ascii="Times New Roman" w:hAnsi="Times New Roman" w:cs="Times New Roman"/>
              <w:sz w:val="26"/>
              <w:szCs w:val="26"/>
              <w:rPrChange w:id="248" w:author="Hoang Anh" w:date="2020-05-11T14:43:00Z">
                <w:rPr/>
              </w:rPrChange>
            </w:rPr>
            <w:fldChar w:fldCharType="begin"/>
          </w:r>
          <w:r w:rsidRPr="00F16134">
            <w:rPr>
              <w:rFonts w:ascii="Times New Roman" w:hAnsi="Times New Roman" w:cs="Times New Roman"/>
              <w:sz w:val="26"/>
              <w:szCs w:val="26"/>
              <w:rPrChange w:id="249" w:author="Hoang Anh" w:date="2020-05-11T14:43:00Z">
                <w:rPr/>
              </w:rPrChange>
            </w:rPr>
            <w:instrText xml:space="preserve"> HYPERLINK \l "_Toc40075644" </w:instrText>
          </w:r>
          <w:r w:rsidRPr="00F16134">
            <w:rPr>
              <w:rFonts w:ascii="Times New Roman" w:hAnsi="Times New Roman" w:cs="Times New Roman"/>
              <w:sz w:val="26"/>
              <w:szCs w:val="26"/>
              <w:rPrChange w:id="250"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1.3</w:t>
          </w:r>
          <w:r w:rsidR="002C1557" w:rsidRPr="00F16134">
            <w:rPr>
              <w:rFonts w:ascii="Times New Roman" w:eastAsiaTheme="minorEastAsia" w:hAnsi="Times New Roman" w:cs="Times New Roman"/>
              <w:bCs/>
              <w:noProof/>
              <w:sz w:val="26"/>
              <w:szCs w:val="26"/>
              <w:rPrChange w:id="251"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Đặt vấn đề</w:t>
          </w:r>
          <w:r w:rsidR="002C1557" w:rsidRPr="00F16134">
            <w:rPr>
              <w:rFonts w:ascii="Times New Roman" w:hAnsi="Times New Roman" w:cs="Times New Roman"/>
              <w:bCs/>
              <w:noProof/>
              <w:webHidden/>
              <w:sz w:val="26"/>
              <w:szCs w:val="26"/>
              <w:rPrChange w:id="252"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53"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54" w:author="Hoang Anh" w:date="2020-05-11T14:43:00Z">
                <w:rPr>
                  <w:bCs/>
                  <w:noProof/>
                  <w:webHidden/>
                  <w:sz w:val="26"/>
                  <w:szCs w:val="26"/>
                </w:rPr>
              </w:rPrChange>
            </w:rPr>
            <w:instrText xml:space="preserve"> PAGEREF _Toc40075644 \h </w:instrText>
          </w:r>
          <w:r w:rsidR="002C1557" w:rsidRPr="00F16134">
            <w:rPr>
              <w:rFonts w:ascii="Times New Roman" w:hAnsi="Times New Roman" w:cs="Times New Roman"/>
              <w:bCs/>
              <w:noProof/>
              <w:webHidden/>
              <w:sz w:val="26"/>
              <w:szCs w:val="26"/>
              <w:rPrChange w:id="255"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56"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57" w:author="Hoang Anh" w:date="2020-05-11T14:43:00Z">
                <w:rPr>
                  <w:bCs/>
                  <w:noProof/>
                  <w:webHidden/>
                  <w:sz w:val="26"/>
                  <w:szCs w:val="26"/>
                </w:rPr>
              </w:rPrChange>
            </w:rPr>
            <w:t>3</w:t>
          </w:r>
          <w:r w:rsidR="002C1557" w:rsidRPr="00F16134">
            <w:rPr>
              <w:rFonts w:ascii="Times New Roman" w:hAnsi="Times New Roman" w:cs="Times New Roman"/>
              <w:bCs/>
              <w:noProof/>
              <w:webHidden/>
              <w:sz w:val="26"/>
              <w:szCs w:val="26"/>
              <w:rPrChange w:id="258"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59" w:author="Hoang Anh" w:date="2020-05-11T14:43:00Z">
                <w:rPr>
                  <w:bCs/>
                  <w:noProof/>
                  <w:sz w:val="26"/>
                  <w:szCs w:val="26"/>
                </w:rPr>
              </w:rPrChange>
            </w:rPr>
            <w:fldChar w:fldCharType="end"/>
          </w:r>
        </w:p>
        <w:p w14:paraId="64898263" w14:textId="42289A13" w:rsidR="002C1557" w:rsidRPr="00F16134" w:rsidRDefault="00F16134">
          <w:pPr>
            <w:pStyle w:val="TOC2"/>
            <w:tabs>
              <w:tab w:val="left" w:pos="1100"/>
              <w:tab w:val="right" w:leader="dot" w:pos="8211"/>
            </w:tabs>
            <w:rPr>
              <w:rFonts w:ascii="Times New Roman" w:eastAsiaTheme="minorEastAsia" w:hAnsi="Times New Roman" w:cs="Times New Roman"/>
              <w:bCs/>
              <w:noProof/>
              <w:sz w:val="26"/>
              <w:szCs w:val="26"/>
              <w:rPrChange w:id="260" w:author="Hoang Anh" w:date="2020-05-11T14:43:00Z">
                <w:rPr>
                  <w:rFonts w:eastAsiaTheme="minorEastAsia"/>
                  <w:bCs/>
                  <w:noProof/>
                  <w:sz w:val="26"/>
                  <w:szCs w:val="26"/>
                </w:rPr>
              </w:rPrChange>
            </w:rPr>
          </w:pPr>
          <w:r w:rsidRPr="00F16134">
            <w:rPr>
              <w:rFonts w:ascii="Times New Roman" w:hAnsi="Times New Roman" w:cs="Times New Roman"/>
              <w:sz w:val="26"/>
              <w:szCs w:val="26"/>
              <w:rPrChange w:id="261" w:author="Hoang Anh" w:date="2020-05-11T14:43:00Z">
                <w:rPr/>
              </w:rPrChange>
            </w:rPr>
            <w:fldChar w:fldCharType="begin"/>
          </w:r>
          <w:r w:rsidRPr="00F16134">
            <w:rPr>
              <w:rFonts w:ascii="Times New Roman" w:hAnsi="Times New Roman" w:cs="Times New Roman"/>
              <w:sz w:val="26"/>
              <w:szCs w:val="26"/>
              <w:rPrChange w:id="262" w:author="Hoang Anh" w:date="2020-05-11T14:43:00Z">
                <w:rPr/>
              </w:rPrChange>
            </w:rPr>
            <w:instrText xml:space="preserve"> HYPERLINK \l "_Toc40075645" </w:instrText>
          </w:r>
          <w:r w:rsidRPr="00F16134">
            <w:rPr>
              <w:rFonts w:ascii="Times New Roman" w:hAnsi="Times New Roman" w:cs="Times New Roman"/>
              <w:sz w:val="26"/>
              <w:szCs w:val="26"/>
              <w:rPrChange w:id="263"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1.3.1</w:t>
          </w:r>
          <w:r w:rsidR="002C1557" w:rsidRPr="00F16134">
            <w:rPr>
              <w:rFonts w:ascii="Times New Roman" w:eastAsiaTheme="minorEastAsia" w:hAnsi="Times New Roman" w:cs="Times New Roman"/>
              <w:bCs/>
              <w:noProof/>
              <w:sz w:val="26"/>
              <w:szCs w:val="26"/>
              <w:rPrChange w:id="264"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Tính cần thiết của đề tài</w:t>
          </w:r>
          <w:r w:rsidR="002C1557" w:rsidRPr="00F16134">
            <w:rPr>
              <w:rFonts w:ascii="Times New Roman" w:hAnsi="Times New Roman" w:cs="Times New Roman"/>
              <w:bCs/>
              <w:noProof/>
              <w:webHidden/>
              <w:sz w:val="26"/>
              <w:szCs w:val="26"/>
              <w:rPrChange w:id="265"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66"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67" w:author="Hoang Anh" w:date="2020-05-11T14:43:00Z">
                <w:rPr>
                  <w:bCs/>
                  <w:noProof/>
                  <w:webHidden/>
                  <w:sz w:val="26"/>
                  <w:szCs w:val="26"/>
                </w:rPr>
              </w:rPrChange>
            </w:rPr>
            <w:instrText xml:space="preserve"> PAGEREF _Toc40075645 \h </w:instrText>
          </w:r>
          <w:r w:rsidR="002C1557" w:rsidRPr="00F16134">
            <w:rPr>
              <w:rFonts w:ascii="Times New Roman" w:hAnsi="Times New Roman" w:cs="Times New Roman"/>
              <w:bCs/>
              <w:noProof/>
              <w:webHidden/>
              <w:sz w:val="26"/>
              <w:szCs w:val="26"/>
              <w:rPrChange w:id="268"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69"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70" w:author="Hoang Anh" w:date="2020-05-11T14:43:00Z">
                <w:rPr>
                  <w:bCs/>
                  <w:noProof/>
                  <w:webHidden/>
                  <w:sz w:val="26"/>
                  <w:szCs w:val="26"/>
                </w:rPr>
              </w:rPrChange>
            </w:rPr>
            <w:t>3</w:t>
          </w:r>
          <w:r w:rsidR="002C1557" w:rsidRPr="00F16134">
            <w:rPr>
              <w:rFonts w:ascii="Times New Roman" w:hAnsi="Times New Roman" w:cs="Times New Roman"/>
              <w:bCs/>
              <w:noProof/>
              <w:webHidden/>
              <w:sz w:val="26"/>
              <w:szCs w:val="26"/>
              <w:rPrChange w:id="271"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72" w:author="Hoang Anh" w:date="2020-05-11T14:43:00Z">
                <w:rPr>
                  <w:bCs/>
                  <w:noProof/>
                  <w:sz w:val="26"/>
                  <w:szCs w:val="26"/>
                </w:rPr>
              </w:rPrChange>
            </w:rPr>
            <w:fldChar w:fldCharType="end"/>
          </w:r>
        </w:p>
        <w:p w14:paraId="0A5C0202" w14:textId="6AB0D9DD" w:rsidR="002C1557" w:rsidRPr="00F16134" w:rsidRDefault="00F16134">
          <w:pPr>
            <w:pStyle w:val="TOC2"/>
            <w:tabs>
              <w:tab w:val="left" w:pos="1100"/>
              <w:tab w:val="right" w:leader="dot" w:pos="8211"/>
            </w:tabs>
            <w:rPr>
              <w:rFonts w:ascii="Times New Roman" w:eastAsiaTheme="minorEastAsia" w:hAnsi="Times New Roman" w:cs="Times New Roman"/>
              <w:bCs/>
              <w:noProof/>
              <w:sz w:val="26"/>
              <w:szCs w:val="26"/>
              <w:rPrChange w:id="273" w:author="Hoang Anh" w:date="2020-05-11T14:43:00Z">
                <w:rPr>
                  <w:rFonts w:eastAsiaTheme="minorEastAsia"/>
                  <w:bCs/>
                  <w:noProof/>
                  <w:sz w:val="26"/>
                  <w:szCs w:val="26"/>
                </w:rPr>
              </w:rPrChange>
            </w:rPr>
          </w:pPr>
          <w:r w:rsidRPr="00F16134">
            <w:rPr>
              <w:rFonts w:ascii="Times New Roman" w:hAnsi="Times New Roman" w:cs="Times New Roman"/>
              <w:sz w:val="26"/>
              <w:szCs w:val="26"/>
              <w:rPrChange w:id="274" w:author="Hoang Anh" w:date="2020-05-11T14:43:00Z">
                <w:rPr/>
              </w:rPrChange>
            </w:rPr>
            <w:fldChar w:fldCharType="begin"/>
          </w:r>
          <w:r w:rsidRPr="00F16134">
            <w:rPr>
              <w:rFonts w:ascii="Times New Roman" w:hAnsi="Times New Roman" w:cs="Times New Roman"/>
              <w:sz w:val="26"/>
              <w:szCs w:val="26"/>
              <w:rPrChange w:id="275" w:author="Hoang Anh" w:date="2020-05-11T14:43:00Z">
                <w:rPr/>
              </w:rPrChange>
            </w:rPr>
            <w:instrText xml:space="preserve"> HYPERLINK \l "_Toc40075646" </w:instrText>
          </w:r>
          <w:r w:rsidRPr="00F16134">
            <w:rPr>
              <w:rFonts w:ascii="Times New Roman" w:hAnsi="Times New Roman" w:cs="Times New Roman"/>
              <w:sz w:val="26"/>
              <w:szCs w:val="26"/>
              <w:rPrChange w:id="276"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1.3.2</w:t>
          </w:r>
          <w:r w:rsidR="002C1557" w:rsidRPr="00F16134">
            <w:rPr>
              <w:rFonts w:ascii="Times New Roman" w:eastAsiaTheme="minorEastAsia" w:hAnsi="Times New Roman" w:cs="Times New Roman"/>
              <w:bCs/>
              <w:noProof/>
              <w:sz w:val="26"/>
              <w:szCs w:val="26"/>
              <w:rPrChange w:id="277"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Mục đích nghiên cứu</w:t>
          </w:r>
          <w:r w:rsidR="002C1557" w:rsidRPr="00F16134">
            <w:rPr>
              <w:rFonts w:ascii="Times New Roman" w:hAnsi="Times New Roman" w:cs="Times New Roman"/>
              <w:bCs/>
              <w:noProof/>
              <w:webHidden/>
              <w:sz w:val="26"/>
              <w:szCs w:val="26"/>
              <w:rPrChange w:id="278"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79"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80" w:author="Hoang Anh" w:date="2020-05-11T14:43:00Z">
                <w:rPr>
                  <w:bCs/>
                  <w:noProof/>
                  <w:webHidden/>
                  <w:sz w:val="26"/>
                  <w:szCs w:val="26"/>
                </w:rPr>
              </w:rPrChange>
            </w:rPr>
            <w:instrText xml:space="preserve"> PAGEREF _Toc40075646 \h </w:instrText>
          </w:r>
          <w:r w:rsidR="002C1557" w:rsidRPr="00F16134">
            <w:rPr>
              <w:rFonts w:ascii="Times New Roman" w:hAnsi="Times New Roman" w:cs="Times New Roman"/>
              <w:bCs/>
              <w:noProof/>
              <w:webHidden/>
              <w:sz w:val="26"/>
              <w:szCs w:val="26"/>
              <w:rPrChange w:id="281"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82"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83" w:author="Hoang Anh" w:date="2020-05-11T14:43:00Z">
                <w:rPr>
                  <w:bCs/>
                  <w:noProof/>
                  <w:webHidden/>
                  <w:sz w:val="26"/>
                  <w:szCs w:val="26"/>
                </w:rPr>
              </w:rPrChange>
            </w:rPr>
            <w:t>4</w:t>
          </w:r>
          <w:r w:rsidR="002C1557" w:rsidRPr="00F16134">
            <w:rPr>
              <w:rFonts w:ascii="Times New Roman" w:hAnsi="Times New Roman" w:cs="Times New Roman"/>
              <w:bCs/>
              <w:noProof/>
              <w:webHidden/>
              <w:sz w:val="26"/>
              <w:szCs w:val="26"/>
              <w:rPrChange w:id="284"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85" w:author="Hoang Anh" w:date="2020-05-11T14:43:00Z">
                <w:rPr>
                  <w:bCs/>
                  <w:noProof/>
                  <w:sz w:val="26"/>
                  <w:szCs w:val="26"/>
                </w:rPr>
              </w:rPrChange>
            </w:rPr>
            <w:fldChar w:fldCharType="end"/>
          </w:r>
        </w:p>
        <w:p w14:paraId="06C5CBBD" w14:textId="7B6B19B5"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286" w:author="Hoang Anh" w:date="2020-05-11T14:43:00Z">
                <w:rPr>
                  <w:rFonts w:eastAsiaTheme="minorEastAsia"/>
                  <w:bCs/>
                  <w:noProof/>
                  <w:sz w:val="26"/>
                  <w:szCs w:val="26"/>
                </w:rPr>
              </w:rPrChange>
            </w:rPr>
          </w:pPr>
          <w:r w:rsidRPr="00F16134">
            <w:rPr>
              <w:rFonts w:ascii="Times New Roman" w:hAnsi="Times New Roman" w:cs="Times New Roman"/>
              <w:sz w:val="26"/>
              <w:szCs w:val="26"/>
              <w:rPrChange w:id="287" w:author="Hoang Anh" w:date="2020-05-11T14:43:00Z">
                <w:rPr/>
              </w:rPrChange>
            </w:rPr>
            <w:fldChar w:fldCharType="begin"/>
          </w:r>
          <w:r w:rsidRPr="00F16134">
            <w:rPr>
              <w:rFonts w:ascii="Times New Roman" w:hAnsi="Times New Roman" w:cs="Times New Roman"/>
              <w:sz w:val="26"/>
              <w:szCs w:val="26"/>
              <w:rPrChange w:id="288" w:author="Hoang Anh" w:date="2020-05-11T14:43:00Z">
                <w:rPr/>
              </w:rPrChange>
            </w:rPr>
            <w:instrText xml:space="preserve"> HYPERLINK \l "_Toc40075647" </w:instrText>
          </w:r>
          <w:r w:rsidRPr="00F16134">
            <w:rPr>
              <w:rFonts w:ascii="Times New Roman" w:hAnsi="Times New Roman" w:cs="Times New Roman"/>
              <w:sz w:val="26"/>
              <w:szCs w:val="26"/>
              <w:rPrChange w:id="289"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CHƯƠNG 2:</w:t>
          </w:r>
          <w:r w:rsidR="002C1557" w:rsidRPr="00F16134">
            <w:rPr>
              <w:rFonts w:ascii="Times New Roman" w:hAnsi="Times New Roman" w:cs="Times New Roman"/>
              <w:bCs/>
              <w:noProof/>
              <w:webHidden/>
              <w:sz w:val="26"/>
              <w:szCs w:val="26"/>
              <w:rPrChange w:id="290"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291"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292" w:author="Hoang Anh" w:date="2020-05-11T14:43:00Z">
                <w:rPr>
                  <w:bCs/>
                  <w:noProof/>
                  <w:webHidden/>
                  <w:sz w:val="26"/>
                  <w:szCs w:val="26"/>
                </w:rPr>
              </w:rPrChange>
            </w:rPr>
            <w:instrText xml:space="preserve"> PAGEREF _Toc40075647 \h </w:instrText>
          </w:r>
          <w:r w:rsidR="002C1557" w:rsidRPr="00F16134">
            <w:rPr>
              <w:rFonts w:ascii="Times New Roman" w:hAnsi="Times New Roman" w:cs="Times New Roman"/>
              <w:bCs/>
              <w:noProof/>
              <w:webHidden/>
              <w:sz w:val="26"/>
              <w:szCs w:val="26"/>
              <w:rPrChange w:id="293"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294"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295" w:author="Hoang Anh" w:date="2020-05-11T14:43:00Z">
                <w:rPr>
                  <w:bCs/>
                  <w:noProof/>
                  <w:webHidden/>
                  <w:sz w:val="26"/>
                  <w:szCs w:val="26"/>
                </w:rPr>
              </w:rPrChange>
            </w:rPr>
            <w:t>4</w:t>
          </w:r>
          <w:r w:rsidR="002C1557" w:rsidRPr="00F16134">
            <w:rPr>
              <w:rFonts w:ascii="Times New Roman" w:hAnsi="Times New Roman" w:cs="Times New Roman"/>
              <w:bCs/>
              <w:noProof/>
              <w:webHidden/>
              <w:sz w:val="26"/>
              <w:szCs w:val="26"/>
              <w:rPrChange w:id="296"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297" w:author="Hoang Anh" w:date="2020-05-11T14:43:00Z">
                <w:rPr>
                  <w:bCs/>
                  <w:noProof/>
                  <w:sz w:val="26"/>
                  <w:szCs w:val="26"/>
                </w:rPr>
              </w:rPrChange>
            </w:rPr>
            <w:fldChar w:fldCharType="end"/>
          </w:r>
        </w:p>
        <w:p w14:paraId="6D25D04C" w14:textId="1BDB51C1"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298" w:author="Hoang Anh" w:date="2020-05-11T14:43:00Z">
                <w:rPr>
                  <w:rFonts w:eastAsiaTheme="minorEastAsia"/>
                  <w:bCs/>
                  <w:noProof/>
                  <w:sz w:val="26"/>
                  <w:szCs w:val="26"/>
                </w:rPr>
              </w:rPrChange>
            </w:rPr>
          </w:pPr>
          <w:r w:rsidRPr="00F16134">
            <w:rPr>
              <w:rFonts w:ascii="Times New Roman" w:hAnsi="Times New Roman" w:cs="Times New Roman"/>
              <w:sz w:val="26"/>
              <w:szCs w:val="26"/>
              <w:rPrChange w:id="299" w:author="Hoang Anh" w:date="2020-05-11T14:43:00Z">
                <w:rPr/>
              </w:rPrChange>
            </w:rPr>
            <w:fldChar w:fldCharType="begin"/>
          </w:r>
          <w:r w:rsidRPr="00F16134">
            <w:rPr>
              <w:rFonts w:ascii="Times New Roman" w:hAnsi="Times New Roman" w:cs="Times New Roman"/>
              <w:sz w:val="26"/>
              <w:szCs w:val="26"/>
              <w:rPrChange w:id="300" w:author="Hoang Anh" w:date="2020-05-11T14:43:00Z">
                <w:rPr/>
              </w:rPrChange>
            </w:rPr>
            <w:instrText xml:space="preserve"> HYPERLINK \l "_Toc40075648" </w:instrText>
          </w:r>
          <w:r w:rsidRPr="00F16134">
            <w:rPr>
              <w:rFonts w:ascii="Times New Roman" w:hAnsi="Times New Roman" w:cs="Times New Roman"/>
              <w:sz w:val="26"/>
              <w:szCs w:val="26"/>
              <w:rPrChange w:id="301"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TỔNG QUAN VÀ CƠ SỞ LÝ THUYẾT</w:t>
          </w:r>
          <w:r w:rsidR="002C1557" w:rsidRPr="00F16134">
            <w:rPr>
              <w:rFonts w:ascii="Times New Roman" w:hAnsi="Times New Roman" w:cs="Times New Roman"/>
              <w:bCs/>
              <w:noProof/>
              <w:webHidden/>
              <w:sz w:val="26"/>
              <w:szCs w:val="26"/>
              <w:rPrChange w:id="302"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03"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04" w:author="Hoang Anh" w:date="2020-05-11T14:43:00Z">
                <w:rPr>
                  <w:bCs/>
                  <w:noProof/>
                  <w:webHidden/>
                  <w:sz w:val="26"/>
                  <w:szCs w:val="26"/>
                </w:rPr>
              </w:rPrChange>
            </w:rPr>
            <w:instrText xml:space="preserve"> PAGEREF _Toc40075648 \h </w:instrText>
          </w:r>
          <w:r w:rsidR="002C1557" w:rsidRPr="00F16134">
            <w:rPr>
              <w:rFonts w:ascii="Times New Roman" w:hAnsi="Times New Roman" w:cs="Times New Roman"/>
              <w:bCs/>
              <w:noProof/>
              <w:webHidden/>
              <w:sz w:val="26"/>
              <w:szCs w:val="26"/>
              <w:rPrChange w:id="305"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06"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07" w:author="Hoang Anh" w:date="2020-05-11T14:43:00Z">
                <w:rPr>
                  <w:bCs/>
                  <w:noProof/>
                  <w:webHidden/>
                  <w:sz w:val="26"/>
                  <w:szCs w:val="26"/>
                </w:rPr>
              </w:rPrChange>
            </w:rPr>
            <w:t>4</w:t>
          </w:r>
          <w:r w:rsidR="002C1557" w:rsidRPr="00F16134">
            <w:rPr>
              <w:rFonts w:ascii="Times New Roman" w:hAnsi="Times New Roman" w:cs="Times New Roman"/>
              <w:bCs/>
              <w:noProof/>
              <w:webHidden/>
              <w:sz w:val="26"/>
              <w:szCs w:val="26"/>
              <w:rPrChange w:id="308"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09" w:author="Hoang Anh" w:date="2020-05-11T14:43:00Z">
                <w:rPr>
                  <w:bCs/>
                  <w:noProof/>
                  <w:sz w:val="26"/>
                  <w:szCs w:val="26"/>
                </w:rPr>
              </w:rPrChange>
            </w:rPr>
            <w:fldChar w:fldCharType="end"/>
          </w:r>
        </w:p>
        <w:p w14:paraId="5EB4EE1E" w14:textId="2E157762"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310" w:author="Hoang Anh" w:date="2020-05-11T14:43:00Z">
                <w:rPr>
                  <w:rFonts w:eastAsiaTheme="minorEastAsia"/>
                  <w:bCs/>
                  <w:noProof/>
                  <w:sz w:val="26"/>
                  <w:szCs w:val="26"/>
                </w:rPr>
              </w:rPrChange>
            </w:rPr>
          </w:pPr>
          <w:r w:rsidRPr="00F16134">
            <w:rPr>
              <w:rFonts w:ascii="Times New Roman" w:hAnsi="Times New Roman" w:cs="Times New Roman"/>
              <w:sz w:val="26"/>
              <w:szCs w:val="26"/>
              <w:rPrChange w:id="311" w:author="Hoang Anh" w:date="2020-05-11T14:43:00Z">
                <w:rPr/>
              </w:rPrChange>
            </w:rPr>
            <w:fldChar w:fldCharType="begin"/>
          </w:r>
          <w:r w:rsidRPr="00F16134">
            <w:rPr>
              <w:rFonts w:ascii="Times New Roman" w:hAnsi="Times New Roman" w:cs="Times New Roman"/>
              <w:sz w:val="26"/>
              <w:szCs w:val="26"/>
              <w:rPrChange w:id="312" w:author="Hoang Anh" w:date="2020-05-11T14:43:00Z">
                <w:rPr/>
              </w:rPrChange>
            </w:rPr>
            <w:instrText xml:space="preserve"> HYPERLINK \l "_Toc40075649" </w:instrText>
          </w:r>
          <w:r w:rsidRPr="00F16134">
            <w:rPr>
              <w:rFonts w:ascii="Times New Roman" w:hAnsi="Times New Roman" w:cs="Times New Roman"/>
              <w:sz w:val="26"/>
              <w:szCs w:val="26"/>
              <w:rPrChange w:id="313"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2.1</w:t>
          </w:r>
          <w:r w:rsidR="002C1557" w:rsidRPr="00F16134">
            <w:rPr>
              <w:rFonts w:ascii="Times New Roman" w:eastAsiaTheme="minorEastAsia" w:hAnsi="Times New Roman" w:cs="Times New Roman"/>
              <w:bCs/>
              <w:noProof/>
              <w:sz w:val="26"/>
              <w:szCs w:val="26"/>
              <w:rPrChange w:id="314"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ĐẶT VẤN ĐỀ</w:t>
          </w:r>
          <w:r w:rsidR="002C1557" w:rsidRPr="00F16134">
            <w:rPr>
              <w:rFonts w:ascii="Times New Roman" w:hAnsi="Times New Roman" w:cs="Times New Roman"/>
              <w:bCs/>
              <w:noProof/>
              <w:webHidden/>
              <w:sz w:val="26"/>
              <w:szCs w:val="26"/>
              <w:rPrChange w:id="315"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16"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17" w:author="Hoang Anh" w:date="2020-05-11T14:43:00Z">
                <w:rPr>
                  <w:bCs/>
                  <w:noProof/>
                  <w:webHidden/>
                  <w:sz w:val="26"/>
                  <w:szCs w:val="26"/>
                </w:rPr>
              </w:rPrChange>
            </w:rPr>
            <w:instrText xml:space="preserve"> PAGEREF _Toc40075649 \h </w:instrText>
          </w:r>
          <w:r w:rsidR="002C1557" w:rsidRPr="00F16134">
            <w:rPr>
              <w:rFonts w:ascii="Times New Roman" w:hAnsi="Times New Roman" w:cs="Times New Roman"/>
              <w:bCs/>
              <w:noProof/>
              <w:webHidden/>
              <w:sz w:val="26"/>
              <w:szCs w:val="26"/>
              <w:rPrChange w:id="318"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19"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20" w:author="Hoang Anh" w:date="2020-05-11T14:43:00Z">
                <w:rPr>
                  <w:bCs/>
                  <w:noProof/>
                  <w:webHidden/>
                  <w:sz w:val="26"/>
                  <w:szCs w:val="26"/>
                </w:rPr>
              </w:rPrChange>
            </w:rPr>
            <w:t>4</w:t>
          </w:r>
          <w:r w:rsidR="002C1557" w:rsidRPr="00F16134">
            <w:rPr>
              <w:rFonts w:ascii="Times New Roman" w:hAnsi="Times New Roman" w:cs="Times New Roman"/>
              <w:bCs/>
              <w:noProof/>
              <w:webHidden/>
              <w:sz w:val="26"/>
              <w:szCs w:val="26"/>
              <w:rPrChange w:id="321"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22" w:author="Hoang Anh" w:date="2020-05-11T14:43:00Z">
                <w:rPr>
                  <w:bCs/>
                  <w:noProof/>
                  <w:sz w:val="26"/>
                  <w:szCs w:val="26"/>
                </w:rPr>
              </w:rPrChange>
            </w:rPr>
            <w:fldChar w:fldCharType="end"/>
          </w:r>
        </w:p>
        <w:p w14:paraId="5E1FCE23" w14:textId="62745E0C"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323" w:author="Hoang Anh" w:date="2020-05-11T14:43:00Z">
                <w:rPr>
                  <w:rFonts w:eastAsiaTheme="minorEastAsia"/>
                  <w:bCs/>
                  <w:noProof/>
                  <w:sz w:val="26"/>
                  <w:szCs w:val="26"/>
                </w:rPr>
              </w:rPrChange>
            </w:rPr>
          </w:pPr>
          <w:r w:rsidRPr="00F16134">
            <w:rPr>
              <w:rFonts w:ascii="Times New Roman" w:hAnsi="Times New Roman" w:cs="Times New Roman"/>
              <w:sz w:val="26"/>
              <w:szCs w:val="26"/>
              <w:rPrChange w:id="324" w:author="Hoang Anh" w:date="2020-05-11T14:43:00Z">
                <w:rPr/>
              </w:rPrChange>
            </w:rPr>
            <w:fldChar w:fldCharType="begin"/>
          </w:r>
          <w:r w:rsidRPr="00F16134">
            <w:rPr>
              <w:rFonts w:ascii="Times New Roman" w:hAnsi="Times New Roman" w:cs="Times New Roman"/>
              <w:sz w:val="26"/>
              <w:szCs w:val="26"/>
              <w:rPrChange w:id="325" w:author="Hoang Anh" w:date="2020-05-11T14:43:00Z">
                <w:rPr/>
              </w:rPrChange>
            </w:rPr>
            <w:instrText xml:space="preserve"> HYPERLINK \l "_Toc40075650" </w:instrText>
          </w:r>
          <w:r w:rsidRPr="00F16134">
            <w:rPr>
              <w:rFonts w:ascii="Times New Roman" w:hAnsi="Times New Roman" w:cs="Times New Roman"/>
              <w:sz w:val="26"/>
              <w:szCs w:val="26"/>
              <w:rPrChange w:id="326"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2.2</w:t>
          </w:r>
          <w:r w:rsidR="002C1557" w:rsidRPr="00F16134">
            <w:rPr>
              <w:rFonts w:ascii="Times New Roman" w:eastAsiaTheme="minorEastAsia" w:hAnsi="Times New Roman" w:cs="Times New Roman"/>
              <w:bCs/>
              <w:noProof/>
              <w:sz w:val="26"/>
              <w:szCs w:val="26"/>
              <w:rPrChange w:id="327"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LỊCH SỬ GIẢI QUYẾT VẤN ĐỀ</w:t>
          </w:r>
          <w:r w:rsidR="002C1557" w:rsidRPr="00F16134">
            <w:rPr>
              <w:rFonts w:ascii="Times New Roman" w:hAnsi="Times New Roman" w:cs="Times New Roman"/>
              <w:bCs/>
              <w:noProof/>
              <w:webHidden/>
              <w:sz w:val="26"/>
              <w:szCs w:val="26"/>
              <w:rPrChange w:id="328"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29"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30" w:author="Hoang Anh" w:date="2020-05-11T14:43:00Z">
                <w:rPr>
                  <w:bCs/>
                  <w:noProof/>
                  <w:webHidden/>
                  <w:sz w:val="26"/>
                  <w:szCs w:val="26"/>
                </w:rPr>
              </w:rPrChange>
            </w:rPr>
            <w:instrText xml:space="preserve"> PAGEREF _Toc40075650 \h </w:instrText>
          </w:r>
          <w:r w:rsidR="002C1557" w:rsidRPr="00F16134">
            <w:rPr>
              <w:rFonts w:ascii="Times New Roman" w:hAnsi="Times New Roman" w:cs="Times New Roman"/>
              <w:bCs/>
              <w:noProof/>
              <w:webHidden/>
              <w:sz w:val="26"/>
              <w:szCs w:val="26"/>
              <w:rPrChange w:id="331"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32"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33" w:author="Hoang Anh" w:date="2020-05-11T14:43:00Z">
                <w:rPr>
                  <w:bCs/>
                  <w:noProof/>
                  <w:webHidden/>
                  <w:sz w:val="26"/>
                  <w:szCs w:val="26"/>
                </w:rPr>
              </w:rPrChange>
            </w:rPr>
            <w:t>5</w:t>
          </w:r>
          <w:r w:rsidR="002C1557" w:rsidRPr="00F16134">
            <w:rPr>
              <w:rFonts w:ascii="Times New Roman" w:hAnsi="Times New Roman" w:cs="Times New Roman"/>
              <w:bCs/>
              <w:noProof/>
              <w:webHidden/>
              <w:sz w:val="26"/>
              <w:szCs w:val="26"/>
              <w:rPrChange w:id="334"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35" w:author="Hoang Anh" w:date="2020-05-11T14:43:00Z">
                <w:rPr>
                  <w:bCs/>
                  <w:noProof/>
                  <w:sz w:val="26"/>
                  <w:szCs w:val="26"/>
                </w:rPr>
              </w:rPrChange>
            </w:rPr>
            <w:fldChar w:fldCharType="end"/>
          </w:r>
        </w:p>
        <w:p w14:paraId="0533FB5F" w14:textId="62C430DD"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336" w:author="Hoang Anh" w:date="2020-05-11T14:43:00Z">
                <w:rPr>
                  <w:rFonts w:eastAsiaTheme="minorEastAsia"/>
                  <w:bCs/>
                  <w:noProof/>
                  <w:sz w:val="26"/>
                  <w:szCs w:val="26"/>
                </w:rPr>
              </w:rPrChange>
            </w:rPr>
          </w:pPr>
          <w:r w:rsidRPr="00F16134">
            <w:rPr>
              <w:rFonts w:ascii="Times New Roman" w:hAnsi="Times New Roman" w:cs="Times New Roman"/>
              <w:sz w:val="26"/>
              <w:szCs w:val="26"/>
              <w:rPrChange w:id="337" w:author="Hoang Anh" w:date="2020-05-11T14:43:00Z">
                <w:rPr/>
              </w:rPrChange>
            </w:rPr>
            <w:fldChar w:fldCharType="begin"/>
          </w:r>
          <w:r w:rsidRPr="00F16134">
            <w:rPr>
              <w:rFonts w:ascii="Times New Roman" w:hAnsi="Times New Roman" w:cs="Times New Roman"/>
              <w:sz w:val="26"/>
              <w:szCs w:val="26"/>
              <w:rPrChange w:id="338" w:author="Hoang Anh" w:date="2020-05-11T14:43:00Z">
                <w:rPr/>
              </w:rPrChange>
            </w:rPr>
            <w:instrText xml:space="preserve"> HYPERLINK \l "_Toc40075651" </w:instrText>
          </w:r>
          <w:r w:rsidRPr="00F16134">
            <w:rPr>
              <w:rFonts w:ascii="Times New Roman" w:hAnsi="Times New Roman" w:cs="Times New Roman"/>
              <w:sz w:val="26"/>
              <w:szCs w:val="26"/>
              <w:rPrChange w:id="339"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2.3</w:t>
          </w:r>
          <w:r w:rsidR="002C1557" w:rsidRPr="00F16134">
            <w:rPr>
              <w:rFonts w:ascii="Times New Roman" w:eastAsiaTheme="minorEastAsia" w:hAnsi="Times New Roman" w:cs="Times New Roman"/>
              <w:bCs/>
              <w:noProof/>
              <w:sz w:val="26"/>
              <w:szCs w:val="26"/>
              <w:rPrChange w:id="340"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PHẠM VI CỦA ĐỀ TÀI</w:t>
          </w:r>
          <w:r w:rsidR="002C1557" w:rsidRPr="00F16134">
            <w:rPr>
              <w:rFonts w:ascii="Times New Roman" w:hAnsi="Times New Roman" w:cs="Times New Roman"/>
              <w:bCs/>
              <w:noProof/>
              <w:webHidden/>
              <w:sz w:val="26"/>
              <w:szCs w:val="26"/>
              <w:rPrChange w:id="341"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42"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43" w:author="Hoang Anh" w:date="2020-05-11T14:43:00Z">
                <w:rPr>
                  <w:bCs/>
                  <w:noProof/>
                  <w:webHidden/>
                  <w:sz w:val="26"/>
                  <w:szCs w:val="26"/>
                </w:rPr>
              </w:rPrChange>
            </w:rPr>
            <w:instrText xml:space="preserve"> PAGEREF _Toc40075651 \h </w:instrText>
          </w:r>
          <w:r w:rsidR="002C1557" w:rsidRPr="00F16134">
            <w:rPr>
              <w:rFonts w:ascii="Times New Roman" w:hAnsi="Times New Roman" w:cs="Times New Roman"/>
              <w:bCs/>
              <w:noProof/>
              <w:webHidden/>
              <w:sz w:val="26"/>
              <w:szCs w:val="26"/>
              <w:rPrChange w:id="344"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45"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46" w:author="Hoang Anh" w:date="2020-05-11T14:43:00Z">
                <w:rPr>
                  <w:bCs/>
                  <w:noProof/>
                  <w:webHidden/>
                  <w:sz w:val="26"/>
                  <w:szCs w:val="26"/>
                </w:rPr>
              </w:rPrChange>
            </w:rPr>
            <w:t>5</w:t>
          </w:r>
          <w:r w:rsidR="002C1557" w:rsidRPr="00F16134">
            <w:rPr>
              <w:rFonts w:ascii="Times New Roman" w:hAnsi="Times New Roman" w:cs="Times New Roman"/>
              <w:bCs/>
              <w:noProof/>
              <w:webHidden/>
              <w:sz w:val="26"/>
              <w:szCs w:val="26"/>
              <w:rPrChange w:id="347"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48" w:author="Hoang Anh" w:date="2020-05-11T14:43:00Z">
                <w:rPr>
                  <w:bCs/>
                  <w:noProof/>
                  <w:sz w:val="26"/>
                  <w:szCs w:val="26"/>
                </w:rPr>
              </w:rPrChange>
            </w:rPr>
            <w:fldChar w:fldCharType="end"/>
          </w:r>
        </w:p>
        <w:p w14:paraId="363F1925" w14:textId="742501F0"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349" w:author="Hoang Anh" w:date="2020-05-11T14:43:00Z">
                <w:rPr>
                  <w:rFonts w:eastAsiaTheme="minorEastAsia"/>
                  <w:bCs/>
                  <w:noProof/>
                  <w:sz w:val="26"/>
                  <w:szCs w:val="26"/>
                </w:rPr>
              </w:rPrChange>
            </w:rPr>
          </w:pPr>
          <w:r w:rsidRPr="00F16134">
            <w:rPr>
              <w:rFonts w:ascii="Times New Roman" w:hAnsi="Times New Roman" w:cs="Times New Roman"/>
              <w:sz w:val="26"/>
              <w:szCs w:val="26"/>
              <w:rPrChange w:id="350" w:author="Hoang Anh" w:date="2020-05-11T14:43:00Z">
                <w:rPr/>
              </w:rPrChange>
            </w:rPr>
            <w:fldChar w:fldCharType="begin"/>
          </w:r>
          <w:r w:rsidRPr="00F16134">
            <w:rPr>
              <w:rFonts w:ascii="Times New Roman" w:hAnsi="Times New Roman" w:cs="Times New Roman"/>
              <w:sz w:val="26"/>
              <w:szCs w:val="26"/>
              <w:rPrChange w:id="351" w:author="Hoang Anh" w:date="2020-05-11T14:43:00Z">
                <w:rPr/>
              </w:rPrChange>
            </w:rPr>
            <w:instrText xml:space="preserve"> HYPERLINK \l "_Toc40075652" </w:instrText>
          </w:r>
          <w:r w:rsidRPr="00F16134">
            <w:rPr>
              <w:rFonts w:ascii="Times New Roman" w:hAnsi="Times New Roman" w:cs="Times New Roman"/>
              <w:sz w:val="26"/>
              <w:szCs w:val="26"/>
              <w:rPrChange w:id="352"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2.4</w:t>
          </w:r>
          <w:r w:rsidR="002C1557" w:rsidRPr="00F16134">
            <w:rPr>
              <w:rFonts w:ascii="Times New Roman" w:eastAsiaTheme="minorEastAsia" w:hAnsi="Times New Roman" w:cs="Times New Roman"/>
              <w:bCs/>
              <w:noProof/>
              <w:sz w:val="26"/>
              <w:szCs w:val="26"/>
              <w:rPrChange w:id="353"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PHƯƠNG PHÁP NGHIÊN CỨU</w:t>
          </w:r>
          <w:r w:rsidR="002C1557" w:rsidRPr="00F16134">
            <w:rPr>
              <w:rFonts w:ascii="Times New Roman" w:hAnsi="Times New Roman" w:cs="Times New Roman"/>
              <w:bCs/>
              <w:noProof/>
              <w:webHidden/>
              <w:sz w:val="26"/>
              <w:szCs w:val="26"/>
              <w:rPrChange w:id="354"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55"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56" w:author="Hoang Anh" w:date="2020-05-11T14:43:00Z">
                <w:rPr>
                  <w:bCs/>
                  <w:noProof/>
                  <w:webHidden/>
                  <w:sz w:val="26"/>
                  <w:szCs w:val="26"/>
                </w:rPr>
              </w:rPrChange>
            </w:rPr>
            <w:instrText xml:space="preserve"> PAGEREF _Toc40075652 \h </w:instrText>
          </w:r>
          <w:r w:rsidR="002C1557" w:rsidRPr="00F16134">
            <w:rPr>
              <w:rFonts w:ascii="Times New Roman" w:hAnsi="Times New Roman" w:cs="Times New Roman"/>
              <w:bCs/>
              <w:noProof/>
              <w:webHidden/>
              <w:sz w:val="26"/>
              <w:szCs w:val="26"/>
              <w:rPrChange w:id="357"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58"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59" w:author="Hoang Anh" w:date="2020-05-11T14:43:00Z">
                <w:rPr>
                  <w:bCs/>
                  <w:noProof/>
                  <w:webHidden/>
                  <w:sz w:val="26"/>
                  <w:szCs w:val="26"/>
                </w:rPr>
              </w:rPrChange>
            </w:rPr>
            <w:t>5</w:t>
          </w:r>
          <w:r w:rsidR="002C1557" w:rsidRPr="00F16134">
            <w:rPr>
              <w:rFonts w:ascii="Times New Roman" w:hAnsi="Times New Roman" w:cs="Times New Roman"/>
              <w:bCs/>
              <w:noProof/>
              <w:webHidden/>
              <w:sz w:val="26"/>
              <w:szCs w:val="26"/>
              <w:rPrChange w:id="360"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61" w:author="Hoang Anh" w:date="2020-05-11T14:43:00Z">
                <w:rPr>
                  <w:bCs/>
                  <w:noProof/>
                  <w:sz w:val="26"/>
                  <w:szCs w:val="26"/>
                </w:rPr>
              </w:rPrChange>
            </w:rPr>
            <w:fldChar w:fldCharType="end"/>
          </w:r>
        </w:p>
        <w:p w14:paraId="2DB46BAC" w14:textId="1F033C68"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362" w:author="Hoang Anh" w:date="2020-05-11T14:43:00Z">
                <w:rPr>
                  <w:rFonts w:eastAsiaTheme="minorEastAsia"/>
                  <w:bCs/>
                  <w:noProof/>
                  <w:sz w:val="26"/>
                  <w:szCs w:val="26"/>
                </w:rPr>
              </w:rPrChange>
            </w:rPr>
          </w:pPr>
          <w:r w:rsidRPr="00F16134">
            <w:rPr>
              <w:rFonts w:ascii="Times New Roman" w:hAnsi="Times New Roman" w:cs="Times New Roman"/>
              <w:sz w:val="26"/>
              <w:szCs w:val="26"/>
              <w:rPrChange w:id="363" w:author="Hoang Anh" w:date="2020-05-11T14:43:00Z">
                <w:rPr/>
              </w:rPrChange>
            </w:rPr>
            <w:fldChar w:fldCharType="begin"/>
          </w:r>
          <w:r w:rsidRPr="00F16134">
            <w:rPr>
              <w:rFonts w:ascii="Times New Roman" w:hAnsi="Times New Roman" w:cs="Times New Roman"/>
              <w:sz w:val="26"/>
              <w:szCs w:val="26"/>
              <w:rPrChange w:id="364" w:author="Hoang Anh" w:date="2020-05-11T14:43:00Z">
                <w:rPr/>
              </w:rPrChange>
            </w:rPr>
            <w:instrText xml:space="preserve"> HYPERLINK \l "_Toc40075653" </w:instrText>
          </w:r>
          <w:r w:rsidRPr="00F16134">
            <w:rPr>
              <w:rFonts w:ascii="Times New Roman" w:hAnsi="Times New Roman" w:cs="Times New Roman"/>
              <w:sz w:val="26"/>
              <w:szCs w:val="26"/>
              <w:rPrChange w:id="365"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2.5</w:t>
          </w:r>
          <w:r w:rsidR="002C1557" w:rsidRPr="00F16134">
            <w:rPr>
              <w:rFonts w:ascii="Times New Roman" w:eastAsiaTheme="minorEastAsia" w:hAnsi="Times New Roman" w:cs="Times New Roman"/>
              <w:bCs/>
              <w:noProof/>
              <w:sz w:val="26"/>
              <w:szCs w:val="26"/>
              <w:rPrChange w:id="366"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TÌM HIỂU VỀ NỀN TẢNG PHP, LARAVEL FRAMEWORK</w:t>
          </w:r>
          <w:r w:rsidR="002C1557" w:rsidRPr="00F16134">
            <w:rPr>
              <w:rFonts w:ascii="Times New Roman" w:hAnsi="Times New Roman" w:cs="Times New Roman"/>
              <w:bCs/>
              <w:noProof/>
              <w:webHidden/>
              <w:sz w:val="26"/>
              <w:szCs w:val="26"/>
              <w:rPrChange w:id="367"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68"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69" w:author="Hoang Anh" w:date="2020-05-11T14:43:00Z">
                <w:rPr>
                  <w:bCs/>
                  <w:noProof/>
                  <w:webHidden/>
                  <w:sz w:val="26"/>
                  <w:szCs w:val="26"/>
                </w:rPr>
              </w:rPrChange>
            </w:rPr>
            <w:instrText xml:space="preserve"> PAGEREF _Toc40075653 \h </w:instrText>
          </w:r>
          <w:r w:rsidR="002C1557" w:rsidRPr="00F16134">
            <w:rPr>
              <w:rFonts w:ascii="Times New Roman" w:hAnsi="Times New Roman" w:cs="Times New Roman"/>
              <w:bCs/>
              <w:noProof/>
              <w:webHidden/>
              <w:sz w:val="26"/>
              <w:szCs w:val="26"/>
              <w:rPrChange w:id="370"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71"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72" w:author="Hoang Anh" w:date="2020-05-11T14:43:00Z">
                <w:rPr>
                  <w:bCs/>
                  <w:noProof/>
                  <w:webHidden/>
                  <w:sz w:val="26"/>
                  <w:szCs w:val="26"/>
                </w:rPr>
              </w:rPrChange>
            </w:rPr>
            <w:t>5</w:t>
          </w:r>
          <w:r w:rsidR="002C1557" w:rsidRPr="00F16134">
            <w:rPr>
              <w:rFonts w:ascii="Times New Roman" w:hAnsi="Times New Roman" w:cs="Times New Roman"/>
              <w:bCs/>
              <w:noProof/>
              <w:webHidden/>
              <w:sz w:val="26"/>
              <w:szCs w:val="26"/>
              <w:rPrChange w:id="373"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74" w:author="Hoang Anh" w:date="2020-05-11T14:43:00Z">
                <w:rPr>
                  <w:bCs/>
                  <w:noProof/>
                  <w:sz w:val="26"/>
                  <w:szCs w:val="26"/>
                </w:rPr>
              </w:rPrChange>
            </w:rPr>
            <w:fldChar w:fldCharType="end"/>
          </w:r>
        </w:p>
        <w:p w14:paraId="7D93670B" w14:textId="72A7513D"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375"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376" w:author="Hoang Anh" w:date="2020-05-11T14:43:00Z">
                <w:rPr/>
              </w:rPrChange>
            </w:rPr>
            <w:fldChar w:fldCharType="begin"/>
          </w:r>
          <w:r w:rsidRPr="00F16134">
            <w:rPr>
              <w:rFonts w:ascii="Times New Roman" w:hAnsi="Times New Roman" w:cs="Times New Roman"/>
              <w:sz w:val="26"/>
              <w:szCs w:val="26"/>
              <w:rPrChange w:id="377" w:author="Hoang Anh" w:date="2020-05-11T14:43:00Z">
                <w:rPr/>
              </w:rPrChange>
            </w:rPr>
            <w:instrText xml:space="preserve"> HYPERLINK \l "_Toc40075654" </w:instrText>
          </w:r>
          <w:r w:rsidRPr="00F16134">
            <w:rPr>
              <w:rFonts w:ascii="Times New Roman" w:hAnsi="Times New Roman" w:cs="Times New Roman"/>
              <w:sz w:val="26"/>
              <w:szCs w:val="26"/>
              <w:rPrChange w:id="378"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2.5.1 Tổng quan về PHP</w:t>
          </w:r>
          <w:r w:rsidR="002C1557" w:rsidRPr="00F16134">
            <w:rPr>
              <w:rFonts w:ascii="Times New Roman" w:hAnsi="Times New Roman" w:cs="Times New Roman"/>
              <w:bCs/>
              <w:noProof/>
              <w:webHidden/>
              <w:sz w:val="26"/>
              <w:szCs w:val="26"/>
              <w:rPrChange w:id="379"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80"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81" w:author="Hoang Anh" w:date="2020-05-11T14:43:00Z">
                <w:rPr>
                  <w:bCs/>
                  <w:noProof/>
                  <w:webHidden/>
                  <w:sz w:val="26"/>
                  <w:szCs w:val="26"/>
                </w:rPr>
              </w:rPrChange>
            </w:rPr>
            <w:instrText xml:space="preserve"> PAGEREF _Toc40075654 \h </w:instrText>
          </w:r>
          <w:r w:rsidR="002C1557" w:rsidRPr="00F16134">
            <w:rPr>
              <w:rFonts w:ascii="Times New Roman" w:hAnsi="Times New Roman" w:cs="Times New Roman"/>
              <w:bCs/>
              <w:noProof/>
              <w:webHidden/>
              <w:sz w:val="26"/>
              <w:szCs w:val="26"/>
              <w:rPrChange w:id="382"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83"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84" w:author="Hoang Anh" w:date="2020-05-11T14:43:00Z">
                <w:rPr>
                  <w:bCs/>
                  <w:noProof/>
                  <w:webHidden/>
                  <w:sz w:val="26"/>
                  <w:szCs w:val="26"/>
                </w:rPr>
              </w:rPrChange>
            </w:rPr>
            <w:t>5</w:t>
          </w:r>
          <w:r w:rsidR="002C1557" w:rsidRPr="00F16134">
            <w:rPr>
              <w:rFonts w:ascii="Times New Roman" w:hAnsi="Times New Roman" w:cs="Times New Roman"/>
              <w:bCs/>
              <w:noProof/>
              <w:webHidden/>
              <w:sz w:val="26"/>
              <w:szCs w:val="26"/>
              <w:rPrChange w:id="385"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86" w:author="Hoang Anh" w:date="2020-05-11T14:43:00Z">
                <w:rPr>
                  <w:bCs/>
                  <w:noProof/>
                  <w:sz w:val="26"/>
                  <w:szCs w:val="26"/>
                </w:rPr>
              </w:rPrChange>
            </w:rPr>
            <w:fldChar w:fldCharType="end"/>
          </w:r>
        </w:p>
        <w:p w14:paraId="1AE50EBA" w14:textId="3B1965A4" w:rsidR="002C1557" w:rsidRPr="00F16134" w:rsidRDefault="00F16134">
          <w:pPr>
            <w:pStyle w:val="TOC3"/>
            <w:tabs>
              <w:tab w:val="left" w:pos="1100"/>
              <w:tab w:val="right" w:leader="dot" w:pos="8211"/>
            </w:tabs>
            <w:rPr>
              <w:rFonts w:ascii="Times New Roman" w:eastAsiaTheme="minorEastAsia" w:hAnsi="Times New Roman" w:cs="Times New Roman"/>
              <w:bCs/>
              <w:noProof/>
              <w:sz w:val="26"/>
              <w:szCs w:val="26"/>
              <w:rPrChange w:id="387"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388" w:author="Hoang Anh" w:date="2020-05-11T14:43:00Z">
                <w:rPr/>
              </w:rPrChange>
            </w:rPr>
            <w:fldChar w:fldCharType="begin"/>
          </w:r>
          <w:r w:rsidRPr="00F16134">
            <w:rPr>
              <w:rFonts w:ascii="Times New Roman" w:hAnsi="Times New Roman" w:cs="Times New Roman"/>
              <w:sz w:val="26"/>
              <w:szCs w:val="26"/>
              <w:rPrChange w:id="389" w:author="Hoang Anh" w:date="2020-05-11T14:43:00Z">
                <w:rPr/>
              </w:rPrChange>
            </w:rPr>
            <w:instrText xml:space="preserve"> HYPERLINK \l "_Toc40075655" </w:instrText>
          </w:r>
          <w:r w:rsidRPr="00F16134">
            <w:rPr>
              <w:rFonts w:ascii="Times New Roman" w:hAnsi="Times New Roman" w:cs="Times New Roman"/>
              <w:sz w:val="26"/>
              <w:szCs w:val="26"/>
              <w:rPrChange w:id="390"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2.5.2</w:t>
          </w:r>
          <w:r w:rsidR="002C1557" w:rsidRPr="00F16134">
            <w:rPr>
              <w:rFonts w:ascii="Times New Roman" w:eastAsiaTheme="minorEastAsia" w:hAnsi="Times New Roman" w:cs="Times New Roman"/>
              <w:bCs/>
              <w:noProof/>
              <w:sz w:val="26"/>
              <w:szCs w:val="26"/>
              <w:rPrChange w:id="391" w:author="Hoang Anh" w:date="2020-05-11T14:43:00Z">
                <w:rPr>
                  <w:rFonts w:eastAsiaTheme="minorEastAsia" w:cstheme="minorBidi"/>
                  <w:bCs/>
                  <w:noProof/>
                  <w:sz w:val="26"/>
                  <w:szCs w:val="26"/>
                </w:rPr>
              </w:rPrChange>
            </w:rPr>
            <w:tab/>
          </w:r>
          <w:r w:rsidR="002C1557" w:rsidRPr="00F16134">
            <w:rPr>
              <w:rStyle w:val="Hyperlink"/>
              <w:rFonts w:ascii="Times New Roman" w:hAnsi="Times New Roman" w:cs="Times New Roman"/>
              <w:bCs/>
              <w:noProof/>
              <w:sz w:val="26"/>
              <w:szCs w:val="26"/>
            </w:rPr>
            <w:t>Kiến trúc và thành phần của Laravel framework</w:t>
          </w:r>
          <w:r w:rsidR="002C1557" w:rsidRPr="00F16134">
            <w:rPr>
              <w:rFonts w:ascii="Times New Roman" w:hAnsi="Times New Roman" w:cs="Times New Roman"/>
              <w:bCs/>
              <w:noProof/>
              <w:webHidden/>
              <w:sz w:val="26"/>
              <w:szCs w:val="26"/>
              <w:rPrChange w:id="392"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393"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394" w:author="Hoang Anh" w:date="2020-05-11T14:43:00Z">
                <w:rPr>
                  <w:bCs/>
                  <w:noProof/>
                  <w:webHidden/>
                  <w:sz w:val="26"/>
                  <w:szCs w:val="26"/>
                </w:rPr>
              </w:rPrChange>
            </w:rPr>
            <w:instrText xml:space="preserve"> PAGEREF _Toc40075655 \h </w:instrText>
          </w:r>
          <w:r w:rsidR="002C1557" w:rsidRPr="00F16134">
            <w:rPr>
              <w:rFonts w:ascii="Times New Roman" w:hAnsi="Times New Roman" w:cs="Times New Roman"/>
              <w:bCs/>
              <w:noProof/>
              <w:webHidden/>
              <w:sz w:val="26"/>
              <w:szCs w:val="26"/>
              <w:rPrChange w:id="395"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396"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397" w:author="Hoang Anh" w:date="2020-05-11T14:43:00Z">
                <w:rPr>
                  <w:bCs/>
                  <w:noProof/>
                  <w:webHidden/>
                  <w:sz w:val="26"/>
                  <w:szCs w:val="26"/>
                </w:rPr>
              </w:rPrChange>
            </w:rPr>
            <w:t>8</w:t>
          </w:r>
          <w:r w:rsidR="002C1557" w:rsidRPr="00F16134">
            <w:rPr>
              <w:rFonts w:ascii="Times New Roman" w:hAnsi="Times New Roman" w:cs="Times New Roman"/>
              <w:bCs/>
              <w:noProof/>
              <w:webHidden/>
              <w:sz w:val="26"/>
              <w:szCs w:val="26"/>
              <w:rPrChange w:id="398"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399" w:author="Hoang Anh" w:date="2020-05-11T14:43:00Z">
                <w:rPr>
                  <w:bCs/>
                  <w:noProof/>
                  <w:sz w:val="26"/>
                  <w:szCs w:val="26"/>
                </w:rPr>
              </w:rPrChange>
            </w:rPr>
            <w:fldChar w:fldCharType="end"/>
          </w:r>
        </w:p>
        <w:p w14:paraId="6072C79D" w14:textId="37E3201C" w:rsidR="002C1557" w:rsidRPr="00F16134" w:rsidRDefault="00F16134">
          <w:pPr>
            <w:pStyle w:val="TOC3"/>
            <w:tabs>
              <w:tab w:val="left" w:pos="1100"/>
              <w:tab w:val="right" w:leader="dot" w:pos="8211"/>
            </w:tabs>
            <w:rPr>
              <w:rFonts w:ascii="Times New Roman" w:eastAsiaTheme="minorEastAsia" w:hAnsi="Times New Roman" w:cs="Times New Roman"/>
              <w:bCs/>
              <w:noProof/>
              <w:sz w:val="26"/>
              <w:szCs w:val="26"/>
              <w:rPrChange w:id="400"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401" w:author="Hoang Anh" w:date="2020-05-11T14:43:00Z">
                <w:rPr/>
              </w:rPrChange>
            </w:rPr>
            <w:fldChar w:fldCharType="begin"/>
          </w:r>
          <w:r w:rsidRPr="00F16134">
            <w:rPr>
              <w:rFonts w:ascii="Times New Roman" w:hAnsi="Times New Roman" w:cs="Times New Roman"/>
              <w:sz w:val="26"/>
              <w:szCs w:val="26"/>
              <w:rPrChange w:id="402" w:author="Hoang Anh" w:date="2020-05-11T14:43:00Z">
                <w:rPr/>
              </w:rPrChange>
            </w:rPr>
            <w:instrText xml:space="preserve"> HYPERLINK \l "_Toc40075656" </w:instrText>
          </w:r>
          <w:r w:rsidRPr="00F16134">
            <w:rPr>
              <w:rFonts w:ascii="Times New Roman" w:hAnsi="Times New Roman" w:cs="Times New Roman"/>
              <w:sz w:val="26"/>
              <w:szCs w:val="26"/>
              <w:rPrChange w:id="403"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2.5.3</w:t>
          </w:r>
          <w:r w:rsidR="002C1557" w:rsidRPr="00F16134">
            <w:rPr>
              <w:rFonts w:ascii="Times New Roman" w:eastAsiaTheme="minorEastAsia" w:hAnsi="Times New Roman" w:cs="Times New Roman"/>
              <w:bCs/>
              <w:noProof/>
              <w:sz w:val="26"/>
              <w:szCs w:val="26"/>
              <w:rPrChange w:id="404" w:author="Hoang Anh" w:date="2020-05-11T14:43:00Z">
                <w:rPr>
                  <w:rFonts w:eastAsiaTheme="minorEastAsia" w:cstheme="minorBidi"/>
                  <w:bCs/>
                  <w:noProof/>
                  <w:sz w:val="26"/>
                  <w:szCs w:val="26"/>
                </w:rPr>
              </w:rPrChange>
            </w:rPr>
            <w:tab/>
          </w:r>
          <w:r w:rsidR="002C1557" w:rsidRPr="00F16134">
            <w:rPr>
              <w:rStyle w:val="Hyperlink"/>
              <w:rFonts w:ascii="Times New Roman" w:hAnsi="Times New Roman" w:cs="Times New Roman"/>
              <w:bCs/>
              <w:noProof/>
              <w:sz w:val="26"/>
              <w:szCs w:val="26"/>
            </w:rPr>
            <w:t>Tổng quan về MySQL DATABASE</w:t>
          </w:r>
          <w:r w:rsidR="002C1557" w:rsidRPr="00F16134">
            <w:rPr>
              <w:rFonts w:ascii="Times New Roman" w:hAnsi="Times New Roman" w:cs="Times New Roman"/>
              <w:bCs/>
              <w:noProof/>
              <w:webHidden/>
              <w:sz w:val="26"/>
              <w:szCs w:val="26"/>
              <w:rPrChange w:id="405"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06"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07" w:author="Hoang Anh" w:date="2020-05-11T14:43:00Z">
                <w:rPr>
                  <w:bCs/>
                  <w:noProof/>
                  <w:webHidden/>
                  <w:sz w:val="26"/>
                  <w:szCs w:val="26"/>
                </w:rPr>
              </w:rPrChange>
            </w:rPr>
            <w:instrText xml:space="preserve"> PAGEREF _Toc40075656 \h </w:instrText>
          </w:r>
          <w:r w:rsidR="002C1557" w:rsidRPr="00F16134">
            <w:rPr>
              <w:rFonts w:ascii="Times New Roman" w:hAnsi="Times New Roman" w:cs="Times New Roman"/>
              <w:bCs/>
              <w:noProof/>
              <w:webHidden/>
              <w:sz w:val="26"/>
              <w:szCs w:val="26"/>
              <w:rPrChange w:id="408"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09"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10" w:author="Hoang Anh" w:date="2020-05-11T14:43:00Z">
                <w:rPr>
                  <w:bCs/>
                  <w:noProof/>
                  <w:webHidden/>
                  <w:sz w:val="26"/>
                  <w:szCs w:val="26"/>
                </w:rPr>
              </w:rPrChange>
            </w:rPr>
            <w:t>10</w:t>
          </w:r>
          <w:r w:rsidR="002C1557" w:rsidRPr="00F16134">
            <w:rPr>
              <w:rFonts w:ascii="Times New Roman" w:hAnsi="Times New Roman" w:cs="Times New Roman"/>
              <w:bCs/>
              <w:noProof/>
              <w:webHidden/>
              <w:sz w:val="26"/>
              <w:szCs w:val="26"/>
              <w:rPrChange w:id="411"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12" w:author="Hoang Anh" w:date="2020-05-11T14:43:00Z">
                <w:rPr>
                  <w:bCs/>
                  <w:noProof/>
                  <w:sz w:val="26"/>
                  <w:szCs w:val="26"/>
                </w:rPr>
              </w:rPrChange>
            </w:rPr>
            <w:fldChar w:fldCharType="end"/>
          </w:r>
        </w:p>
        <w:p w14:paraId="2E60CE45" w14:textId="6862233F"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413" w:author="Hoang Anh" w:date="2020-05-11T14:43:00Z">
                <w:rPr>
                  <w:rFonts w:eastAsiaTheme="minorEastAsia"/>
                  <w:bCs/>
                  <w:noProof/>
                  <w:sz w:val="26"/>
                  <w:szCs w:val="26"/>
                </w:rPr>
              </w:rPrChange>
            </w:rPr>
          </w:pPr>
          <w:r w:rsidRPr="00F16134">
            <w:rPr>
              <w:rFonts w:ascii="Times New Roman" w:hAnsi="Times New Roman" w:cs="Times New Roman"/>
              <w:sz w:val="26"/>
              <w:szCs w:val="26"/>
              <w:rPrChange w:id="414" w:author="Hoang Anh" w:date="2020-05-11T14:43:00Z">
                <w:rPr/>
              </w:rPrChange>
            </w:rPr>
            <w:fldChar w:fldCharType="begin"/>
          </w:r>
          <w:r w:rsidRPr="00F16134">
            <w:rPr>
              <w:rFonts w:ascii="Times New Roman" w:hAnsi="Times New Roman" w:cs="Times New Roman"/>
              <w:sz w:val="26"/>
              <w:szCs w:val="26"/>
              <w:rPrChange w:id="415" w:author="Hoang Anh" w:date="2020-05-11T14:43:00Z">
                <w:rPr/>
              </w:rPrChange>
            </w:rPr>
            <w:instrText xml:space="preserve"> HYPERLINK \l "_Toc40075657" </w:instrText>
          </w:r>
          <w:r w:rsidRPr="00F16134">
            <w:rPr>
              <w:rFonts w:ascii="Times New Roman" w:hAnsi="Times New Roman" w:cs="Times New Roman"/>
              <w:sz w:val="26"/>
              <w:szCs w:val="26"/>
              <w:rPrChange w:id="416"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CHƯƠNG 3:</w:t>
          </w:r>
          <w:r w:rsidR="002C1557" w:rsidRPr="00F16134">
            <w:rPr>
              <w:rFonts w:ascii="Times New Roman" w:hAnsi="Times New Roman" w:cs="Times New Roman"/>
              <w:bCs/>
              <w:noProof/>
              <w:webHidden/>
              <w:sz w:val="26"/>
              <w:szCs w:val="26"/>
              <w:rPrChange w:id="417"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18"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19" w:author="Hoang Anh" w:date="2020-05-11T14:43:00Z">
                <w:rPr>
                  <w:bCs/>
                  <w:noProof/>
                  <w:webHidden/>
                  <w:sz w:val="26"/>
                  <w:szCs w:val="26"/>
                </w:rPr>
              </w:rPrChange>
            </w:rPr>
            <w:instrText xml:space="preserve"> PAGEREF _Toc40075657 \h </w:instrText>
          </w:r>
          <w:r w:rsidR="002C1557" w:rsidRPr="00F16134">
            <w:rPr>
              <w:rFonts w:ascii="Times New Roman" w:hAnsi="Times New Roman" w:cs="Times New Roman"/>
              <w:bCs/>
              <w:noProof/>
              <w:webHidden/>
              <w:sz w:val="26"/>
              <w:szCs w:val="26"/>
              <w:rPrChange w:id="420"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21"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22" w:author="Hoang Anh" w:date="2020-05-11T14:43:00Z">
                <w:rPr>
                  <w:bCs/>
                  <w:noProof/>
                  <w:webHidden/>
                  <w:sz w:val="26"/>
                  <w:szCs w:val="26"/>
                </w:rPr>
              </w:rPrChange>
            </w:rPr>
            <w:t>12</w:t>
          </w:r>
          <w:r w:rsidR="002C1557" w:rsidRPr="00F16134">
            <w:rPr>
              <w:rFonts w:ascii="Times New Roman" w:hAnsi="Times New Roman" w:cs="Times New Roman"/>
              <w:bCs/>
              <w:noProof/>
              <w:webHidden/>
              <w:sz w:val="26"/>
              <w:szCs w:val="26"/>
              <w:rPrChange w:id="423"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24" w:author="Hoang Anh" w:date="2020-05-11T14:43:00Z">
                <w:rPr>
                  <w:bCs/>
                  <w:noProof/>
                  <w:sz w:val="26"/>
                  <w:szCs w:val="26"/>
                </w:rPr>
              </w:rPrChange>
            </w:rPr>
            <w:fldChar w:fldCharType="end"/>
          </w:r>
        </w:p>
        <w:p w14:paraId="52D5E6AF" w14:textId="692E9780" w:rsidR="002C1557" w:rsidRPr="00F16134" w:rsidRDefault="00F16134">
          <w:pPr>
            <w:pStyle w:val="TOC1"/>
            <w:tabs>
              <w:tab w:val="right" w:leader="dot" w:pos="8211"/>
            </w:tabs>
            <w:rPr>
              <w:rFonts w:ascii="Times New Roman" w:eastAsiaTheme="minorEastAsia" w:hAnsi="Times New Roman" w:cs="Times New Roman"/>
              <w:bCs/>
              <w:noProof/>
              <w:sz w:val="26"/>
              <w:szCs w:val="26"/>
              <w:rPrChange w:id="425" w:author="Hoang Anh" w:date="2020-05-11T14:43:00Z">
                <w:rPr>
                  <w:rFonts w:eastAsiaTheme="minorEastAsia"/>
                  <w:bCs/>
                  <w:noProof/>
                  <w:sz w:val="26"/>
                  <w:szCs w:val="26"/>
                </w:rPr>
              </w:rPrChange>
            </w:rPr>
          </w:pPr>
          <w:r w:rsidRPr="00F16134">
            <w:rPr>
              <w:rFonts w:ascii="Times New Roman" w:hAnsi="Times New Roman" w:cs="Times New Roman"/>
              <w:sz w:val="26"/>
              <w:szCs w:val="26"/>
              <w:rPrChange w:id="426" w:author="Hoang Anh" w:date="2020-05-11T14:43:00Z">
                <w:rPr/>
              </w:rPrChange>
            </w:rPr>
            <w:fldChar w:fldCharType="begin"/>
          </w:r>
          <w:r w:rsidRPr="00F16134">
            <w:rPr>
              <w:rFonts w:ascii="Times New Roman" w:hAnsi="Times New Roman" w:cs="Times New Roman"/>
              <w:sz w:val="26"/>
              <w:szCs w:val="26"/>
              <w:rPrChange w:id="427" w:author="Hoang Anh" w:date="2020-05-11T14:43:00Z">
                <w:rPr/>
              </w:rPrChange>
            </w:rPr>
            <w:instrText xml:space="preserve"> HYPERLINK \l "_Toc40075658" </w:instrText>
          </w:r>
          <w:r w:rsidRPr="00F16134">
            <w:rPr>
              <w:rFonts w:ascii="Times New Roman" w:hAnsi="Times New Roman" w:cs="Times New Roman"/>
              <w:sz w:val="26"/>
              <w:szCs w:val="26"/>
              <w:rPrChange w:id="428"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NỘI DUNG KẾT QUẢ NGHIÊN CỨU/PHÂN TÍCH THIẾT KẾ HỆ THỐNG</w:t>
          </w:r>
          <w:r w:rsidR="002C1557" w:rsidRPr="00F16134">
            <w:rPr>
              <w:rFonts w:ascii="Times New Roman" w:hAnsi="Times New Roman" w:cs="Times New Roman"/>
              <w:bCs/>
              <w:noProof/>
              <w:webHidden/>
              <w:sz w:val="26"/>
              <w:szCs w:val="26"/>
              <w:rPrChange w:id="429"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30"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31" w:author="Hoang Anh" w:date="2020-05-11T14:43:00Z">
                <w:rPr>
                  <w:bCs/>
                  <w:noProof/>
                  <w:webHidden/>
                  <w:sz w:val="26"/>
                  <w:szCs w:val="26"/>
                </w:rPr>
              </w:rPrChange>
            </w:rPr>
            <w:instrText xml:space="preserve"> PAGEREF _Toc40075658 \h </w:instrText>
          </w:r>
          <w:r w:rsidR="002C1557" w:rsidRPr="00F16134">
            <w:rPr>
              <w:rFonts w:ascii="Times New Roman" w:hAnsi="Times New Roman" w:cs="Times New Roman"/>
              <w:bCs/>
              <w:noProof/>
              <w:webHidden/>
              <w:sz w:val="26"/>
              <w:szCs w:val="26"/>
              <w:rPrChange w:id="432"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33"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34" w:author="Hoang Anh" w:date="2020-05-11T14:43:00Z">
                <w:rPr>
                  <w:bCs/>
                  <w:noProof/>
                  <w:webHidden/>
                  <w:sz w:val="26"/>
                  <w:szCs w:val="26"/>
                </w:rPr>
              </w:rPrChange>
            </w:rPr>
            <w:t>12</w:t>
          </w:r>
          <w:r w:rsidR="002C1557" w:rsidRPr="00F16134">
            <w:rPr>
              <w:rFonts w:ascii="Times New Roman" w:hAnsi="Times New Roman" w:cs="Times New Roman"/>
              <w:bCs/>
              <w:noProof/>
              <w:webHidden/>
              <w:sz w:val="26"/>
              <w:szCs w:val="26"/>
              <w:rPrChange w:id="435"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36" w:author="Hoang Anh" w:date="2020-05-11T14:43:00Z">
                <w:rPr>
                  <w:bCs/>
                  <w:noProof/>
                  <w:sz w:val="26"/>
                  <w:szCs w:val="26"/>
                </w:rPr>
              </w:rPrChange>
            </w:rPr>
            <w:fldChar w:fldCharType="end"/>
          </w:r>
        </w:p>
        <w:p w14:paraId="72FFBB8F" w14:textId="5570D209" w:rsidR="002C1557" w:rsidRPr="00F16134" w:rsidRDefault="00F16134">
          <w:pPr>
            <w:pStyle w:val="TOC2"/>
            <w:tabs>
              <w:tab w:val="right" w:leader="dot" w:pos="8211"/>
            </w:tabs>
            <w:rPr>
              <w:rFonts w:ascii="Times New Roman" w:eastAsiaTheme="minorEastAsia" w:hAnsi="Times New Roman" w:cs="Times New Roman"/>
              <w:bCs/>
              <w:noProof/>
              <w:sz w:val="26"/>
              <w:szCs w:val="26"/>
              <w:rPrChange w:id="437" w:author="Hoang Anh" w:date="2020-05-11T14:43:00Z">
                <w:rPr>
                  <w:rFonts w:eastAsiaTheme="minorEastAsia"/>
                  <w:bCs/>
                  <w:noProof/>
                  <w:sz w:val="26"/>
                  <w:szCs w:val="26"/>
                </w:rPr>
              </w:rPrChange>
            </w:rPr>
          </w:pPr>
          <w:r w:rsidRPr="00F16134">
            <w:rPr>
              <w:rFonts w:ascii="Times New Roman" w:hAnsi="Times New Roman" w:cs="Times New Roman"/>
              <w:sz w:val="26"/>
              <w:szCs w:val="26"/>
              <w:rPrChange w:id="438" w:author="Hoang Anh" w:date="2020-05-11T14:43:00Z">
                <w:rPr/>
              </w:rPrChange>
            </w:rPr>
            <w:fldChar w:fldCharType="begin"/>
          </w:r>
          <w:r w:rsidRPr="00F16134">
            <w:rPr>
              <w:rFonts w:ascii="Times New Roman" w:hAnsi="Times New Roman" w:cs="Times New Roman"/>
              <w:sz w:val="26"/>
              <w:szCs w:val="26"/>
              <w:rPrChange w:id="439" w:author="Hoang Anh" w:date="2020-05-11T14:43:00Z">
                <w:rPr/>
              </w:rPrChange>
            </w:rPr>
            <w:instrText xml:space="preserve"> HYPERLINK \l "_Toc40075659" </w:instrText>
          </w:r>
          <w:r w:rsidRPr="00F16134">
            <w:rPr>
              <w:rFonts w:ascii="Times New Roman" w:hAnsi="Times New Roman" w:cs="Times New Roman"/>
              <w:sz w:val="26"/>
              <w:szCs w:val="26"/>
              <w:rPrChange w:id="440"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3.1 Phân tích thiết kế hệ thống thông tin.</w:t>
          </w:r>
          <w:r w:rsidR="002C1557" w:rsidRPr="00F16134">
            <w:rPr>
              <w:rFonts w:ascii="Times New Roman" w:hAnsi="Times New Roman" w:cs="Times New Roman"/>
              <w:bCs/>
              <w:noProof/>
              <w:webHidden/>
              <w:sz w:val="26"/>
              <w:szCs w:val="26"/>
              <w:rPrChange w:id="441"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42"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43" w:author="Hoang Anh" w:date="2020-05-11T14:43:00Z">
                <w:rPr>
                  <w:bCs/>
                  <w:noProof/>
                  <w:webHidden/>
                  <w:sz w:val="26"/>
                  <w:szCs w:val="26"/>
                </w:rPr>
              </w:rPrChange>
            </w:rPr>
            <w:instrText xml:space="preserve"> PAGEREF _Toc40075659 \h </w:instrText>
          </w:r>
          <w:r w:rsidR="002C1557" w:rsidRPr="00F16134">
            <w:rPr>
              <w:rFonts w:ascii="Times New Roman" w:hAnsi="Times New Roman" w:cs="Times New Roman"/>
              <w:bCs/>
              <w:noProof/>
              <w:webHidden/>
              <w:sz w:val="26"/>
              <w:szCs w:val="26"/>
              <w:rPrChange w:id="444"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45"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46" w:author="Hoang Anh" w:date="2020-05-11T14:43:00Z">
                <w:rPr>
                  <w:bCs/>
                  <w:noProof/>
                  <w:webHidden/>
                  <w:sz w:val="26"/>
                  <w:szCs w:val="26"/>
                </w:rPr>
              </w:rPrChange>
            </w:rPr>
            <w:t>12</w:t>
          </w:r>
          <w:r w:rsidR="002C1557" w:rsidRPr="00F16134">
            <w:rPr>
              <w:rFonts w:ascii="Times New Roman" w:hAnsi="Times New Roman" w:cs="Times New Roman"/>
              <w:bCs/>
              <w:noProof/>
              <w:webHidden/>
              <w:sz w:val="26"/>
              <w:szCs w:val="26"/>
              <w:rPrChange w:id="447"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48" w:author="Hoang Anh" w:date="2020-05-11T14:43:00Z">
                <w:rPr>
                  <w:bCs/>
                  <w:noProof/>
                  <w:sz w:val="26"/>
                  <w:szCs w:val="26"/>
                </w:rPr>
              </w:rPrChange>
            </w:rPr>
            <w:fldChar w:fldCharType="end"/>
          </w:r>
        </w:p>
        <w:p w14:paraId="57CB640B" w14:textId="3E1C5E4E"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449"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450" w:author="Hoang Anh" w:date="2020-05-11T14:43:00Z">
                <w:rPr/>
              </w:rPrChange>
            </w:rPr>
            <w:fldChar w:fldCharType="begin"/>
          </w:r>
          <w:r w:rsidRPr="00F16134">
            <w:rPr>
              <w:rFonts w:ascii="Times New Roman" w:hAnsi="Times New Roman" w:cs="Times New Roman"/>
              <w:sz w:val="26"/>
              <w:szCs w:val="26"/>
              <w:rPrChange w:id="451" w:author="Hoang Anh" w:date="2020-05-11T14:43:00Z">
                <w:rPr/>
              </w:rPrChange>
            </w:rPr>
            <w:instrText xml:space="preserve"> HYPERLINK \l "_Toc40075660" </w:instrText>
          </w:r>
          <w:r w:rsidRPr="00F16134">
            <w:rPr>
              <w:rFonts w:ascii="Times New Roman" w:hAnsi="Times New Roman" w:cs="Times New Roman"/>
              <w:sz w:val="26"/>
              <w:szCs w:val="26"/>
              <w:rPrChange w:id="452"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3.1.1 Sơ đồ chức năng</w:t>
          </w:r>
          <w:r w:rsidR="002C1557" w:rsidRPr="00F16134">
            <w:rPr>
              <w:rFonts w:ascii="Times New Roman" w:hAnsi="Times New Roman" w:cs="Times New Roman"/>
              <w:bCs/>
              <w:noProof/>
              <w:webHidden/>
              <w:sz w:val="26"/>
              <w:szCs w:val="26"/>
              <w:rPrChange w:id="453"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54"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55" w:author="Hoang Anh" w:date="2020-05-11T14:43:00Z">
                <w:rPr>
                  <w:bCs/>
                  <w:noProof/>
                  <w:webHidden/>
                  <w:sz w:val="26"/>
                  <w:szCs w:val="26"/>
                </w:rPr>
              </w:rPrChange>
            </w:rPr>
            <w:instrText xml:space="preserve"> PAGEREF _Toc40075660 \h </w:instrText>
          </w:r>
          <w:r w:rsidR="002C1557" w:rsidRPr="00F16134">
            <w:rPr>
              <w:rFonts w:ascii="Times New Roman" w:hAnsi="Times New Roman" w:cs="Times New Roman"/>
              <w:bCs/>
              <w:noProof/>
              <w:webHidden/>
              <w:sz w:val="26"/>
              <w:szCs w:val="26"/>
              <w:rPrChange w:id="456"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57"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58" w:author="Hoang Anh" w:date="2020-05-11T14:43:00Z">
                <w:rPr>
                  <w:bCs/>
                  <w:noProof/>
                  <w:webHidden/>
                  <w:sz w:val="26"/>
                  <w:szCs w:val="26"/>
                </w:rPr>
              </w:rPrChange>
            </w:rPr>
            <w:t>12</w:t>
          </w:r>
          <w:r w:rsidR="002C1557" w:rsidRPr="00F16134">
            <w:rPr>
              <w:rFonts w:ascii="Times New Roman" w:hAnsi="Times New Roman" w:cs="Times New Roman"/>
              <w:bCs/>
              <w:noProof/>
              <w:webHidden/>
              <w:sz w:val="26"/>
              <w:szCs w:val="26"/>
              <w:rPrChange w:id="459"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60" w:author="Hoang Anh" w:date="2020-05-11T14:43:00Z">
                <w:rPr>
                  <w:bCs/>
                  <w:noProof/>
                  <w:sz w:val="26"/>
                  <w:szCs w:val="26"/>
                </w:rPr>
              </w:rPrChange>
            </w:rPr>
            <w:fldChar w:fldCharType="end"/>
          </w:r>
        </w:p>
        <w:p w14:paraId="30C9E705" w14:textId="4EEB462B"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461"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462" w:author="Hoang Anh" w:date="2020-05-11T14:43:00Z">
                <w:rPr/>
              </w:rPrChange>
            </w:rPr>
            <w:fldChar w:fldCharType="begin"/>
          </w:r>
          <w:r w:rsidRPr="00F16134">
            <w:rPr>
              <w:rFonts w:ascii="Times New Roman" w:hAnsi="Times New Roman" w:cs="Times New Roman"/>
              <w:sz w:val="26"/>
              <w:szCs w:val="26"/>
              <w:rPrChange w:id="463" w:author="Hoang Anh" w:date="2020-05-11T14:43:00Z">
                <w:rPr/>
              </w:rPrChange>
            </w:rPr>
            <w:instrText xml:space="preserve"> HYPERLINK \l "_Toc40075661" </w:instrText>
          </w:r>
          <w:r w:rsidRPr="00F16134">
            <w:rPr>
              <w:rFonts w:ascii="Times New Roman" w:hAnsi="Times New Roman" w:cs="Times New Roman"/>
              <w:sz w:val="26"/>
              <w:szCs w:val="26"/>
              <w:rPrChange w:id="464"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w:t>
          </w:r>
          <w:r w:rsidR="002C1557" w:rsidRPr="00F16134">
            <w:rPr>
              <w:rFonts w:ascii="Times New Roman" w:hAnsi="Times New Roman" w:cs="Times New Roman"/>
              <w:bCs/>
              <w:noProof/>
              <w:webHidden/>
              <w:sz w:val="26"/>
              <w:szCs w:val="26"/>
              <w:rPrChange w:id="465"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66"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67" w:author="Hoang Anh" w:date="2020-05-11T14:43:00Z">
                <w:rPr>
                  <w:bCs/>
                  <w:noProof/>
                  <w:webHidden/>
                  <w:sz w:val="26"/>
                  <w:szCs w:val="26"/>
                </w:rPr>
              </w:rPrChange>
            </w:rPr>
            <w:instrText xml:space="preserve"> PAGEREF _Toc40075661 \h </w:instrText>
          </w:r>
          <w:r w:rsidR="002C1557" w:rsidRPr="00F16134">
            <w:rPr>
              <w:rFonts w:ascii="Times New Roman" w:hAnsi="Times New Roman" w:cs="Times New Roman"/>
              <w:bCs/>
              <w:noProof/>
              <w:webHidden/>
              <w:sz w:val="26"/>
              <w:szCs w:val="26"/>
              <w:rPrChange w:id="468"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69"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70" w:author="Hoang Anh" w:date="2020-05-11T14:43:00Z">
                <w:rPr>
                  <w:bCs/>
                  <w:noProof/>
                  <w:webHidden/>
                  <w:sz w:val="26"/>
                  <w:szCs w:val="26"/>
                </w:rPr>
              </w:rPrChange>
            </w:rPr>
            <w:t>12</w:t>
          </w:r>
          <w:r w:rsidR="002C1557" w:rsidRPr="00F16134">
            <w:rPr>
              <w:rFonts w:ascii="Times New Roman" w:hAnsi="Times New Roman" w:cs="Times New Roman"/>
              <w:bCs/>
              <w:noProof/>
              <w:webHidden/>
              <w:sz w:val="26"/>
              <w:szCs w:val="26"/>
              <w:rPrChange w:id="471"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72" w:author="Hoang Anh" w:date="2020-05-11T14:43:00Z">
                <w:rPr>
                  <w:bCs/>
                  <w:noProof/>
                  <w:sz w:val="26"/>
                  <w:szCs w:val="26"/>
                </w:rPr>
              </w:rPrChange>
            </w:rPr>
            <w:fldChar w:fldCharType="end"/>
          </w:r>
        </w:p>
        <w:p w14:paraId="4CB0694E" w14:textId="22F866A3"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473"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474" w:author="Hoang Anh" w:date="2020-05-11T14:43:00Z">
                <w:rPr/>
              </w:rPrChange>
            </w:rPr>
            <w:fldChar w:fldCharType="begin"/>
          </w:r>
          <w:r w:rsidRPr="00F16134">
            <w:rPr>
              <w:rFonts w:ascii="Times New Roman" w:hAnsi="Times New Roman" w:cs="Times New Roman"/>
              <w:sz w:val="26"/>
              <w:szCs w:val="26"/>
              <w:rPrChange w:id="475" w:author="Hoang Anh" w:date="2020-05-11T14:43:00Z">
                <w:rPr/>
              </w:rPrChange>
            </w:rPr>
            <w:instrText xml:space="preserve"> HYPERLINK \l "_Toc40075662" </w:instrText>
          </w:r>
          <w:r w:rsidRPr="00F16134">
            <w:rPr>
              <w:rFonts w:ascii="Times New Roman" w:hAnsi="Times New Roman" w:cs="Times New Roman"/>
              <w:sz w:val="26"/>
              <w:szCs w:val="26"/>
              <w:rPrChange w:id="476"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3.1.2 Sơ đồ Usecase</w:t>
          </w:r>
          <w:r w:rsidR="002C1557" w:rsidRPr="00F16134">
            <w:rPr>
              <w:rFonts w:ascii="Times New Roman" w:hAnsi="Times New Roman" w:cs="Times New Roman"/>
              <w:bCs/>
              <w:noProof/>
              <w:webHidden/>
              <w:sz w:val="26"/>
              <w:szCs w:val="26"/>
              <w:rPrChange w:id="477"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78"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79" w:author="Hoang Anh" w:date="2020-05-11T14:43:00Z">
                <w:rPr>
                  <w:bCs/>
                  <w:noProof/>
                  <w:webHidden/>
                  <w:sz w:val="26"/>
                  <w:szCs w:val="26"/>
                </w:rPr>
              </w:rPrChange>
            </w:rPr>
            <w:instrText xml:space="preserve"> PAGEREF _Toc40075662 \h </w:instrText>
          </w:r>
          <w:r w:rsidR="002C1557" w:rsidRPr="00F16134">
            <w:rPr>
              <w:rFonts w:ascii="Times New Roman" w:hAnsi="Times New Roman" w:cs="Times New Roman"/>
              <w:bCs/>
              <w:noProof/>
              <w:webHidden/>
              <w:sz w:val="26"/>
              <w:szCs w:val="26"/>
              <w:rPrChange w:id="480"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81"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82" w:author="Hoang Anh" w:date="2020-05-11T14:43:00Z">
                <w:rPr>
                  <w:bCs/>
                  <w:noProof/>
                  <w:webHidden/>
                  <w:sz w:val="26"/>
                  <w:szCs w:val="26"/>
                </w:rPr>
              </w:rPrChange>
            </w:rPr>
            <w:t>12</w:t>
          </w:r>
          <w:r w:rsidR="002C1557" w:rsidRPr="00F16134">
            <w:rPr>
              <w:rFonts w:ascii="Times New Roman" w:hAnsi="Times New Roman" w:cs="Times New Roman"/>
              <w:bCs/>
              <w:noProof/>
              <w:webHidden/>
              <w:sz w:val="26"/>
              <w:szCs w:val="26"/>
              <w:rPrChange w:id="483"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84" w:author="Hoang Anh" w:date="2020-05-11T14:43:00Z">
                <w:rPr>
                  <w:bCs/>
                  <w:noProof/>
                  <w:sz w:val="26"/>
                  <w:szCs w:val="26"/>
                </w:rPr>
              </w:rPrChange>
            </w:rPr>
            <w:fldChar w:fldCharType="end"/>
          </w:r>
        </w:p>
        <w:p w14:paraId="26C4C1E9" w14:textId="1033370D"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485"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486" w:author="Hoang Anh" w:date="2020-05-11T14:43:00Z">
                <w:rPr/>
              </w:rPrChange>
            </w:rPr>
            <w:fldChar w:fldCharType="begin"/>
          </w:r>
          <w:r w:rsidRPr="00F16134">
            <w:rPr>
              <w:rFonts w:ascii="Times New Roman" w:hAnsi="Times New Roman" w:cs="Times New Roman"/>
              <w:sz w:val="26"/>
              <w:szCs w:val="26"/>
              <w:rPrChange w:id="487" w:author="Hoang Anh" w:date="2020-05-11T14:43:00Z">
                <w:rPr/>
              </w:rPrChange>
            </w:rPr>
            <w:instrText xml:space="preserve"> HYPERLINK \l "_Toc40075663" </w:instrText>
          </w:r>
          <w:r w:rsidRPr="00F16134">
            <w:rPr>
              <w:rFonts w:ascii="Times New Roman" w:hAnsi="Times New Roman" w:cs="Times New Roman"/>
              <w:sz w:val="26"/>
              <w:szCs w:val="26"/>
              <w:rPrChange w:id="488"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3.1.3 Đặt tả Usecase</w:t>
          </w:r>
          <w:r w:rsidR="002C1557" w:rsidRPr="00F16134">
            <w:rPr>
              <w:rFonts w:ascii="Times New Roman" w:hAnsi="Times New Roman" w:cs="Times New Roman"/>
              <w:bCs/>
              <w:noProof/>
              <w:webHidden/>
              <w:sz w:val="26"/>
              <w:szCs w:val="26"/>
              <w:rPrChange w:id="489"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490"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491" w:author="Hoang Anh" w:date="2020-05-11T14:43:00Z">
                <w:rPr>
                  <w:bCs/>
                  <w:noProof/>
                  <w:webHidden/>
                  <w:sz w:val="26"/>
                  <w:szCs w:val="26"/>
                </w:rPr>
              </w:rPrChange>
            </w:rPr>
            <w:instrText xml:space="preserve"> PAGEREF _Toc40075663 \h </w:instrText>
          </w:r>
          <w:r w:rsidR="002C1557" w:rsidRPr="00F16134">
            <w:rPr>
              <w:rFonts w:ascii="Times New Roman" w:hAnsi="Times New Roman" w:cs="Times New Roman"/>
              <w:bCs/>
              <w:noProof/>
              <w:webHidden/>
              <w:sz w:val="26"/>
              <w:szCs w:val="26"/>
              <w:rPrChange w:id="492"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493"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494" w:author="Hoang Anh" w:date="2020-05-11T14:43:00Z">
                <w:rPr>
                  <w:bCs/>
                  <w:noProof/>
                  <w:webHidden/>
                  <w:sz w:val="26"/>
                  <w:szCs w:val="26"/>
                </w:rPr>
              </w:rPrChange>
            </w:rPr>
            <w:t>15</w:t>
          </w:r>
          <w:r w:rsidR="002C1557" w:rsidRPr="00F16134">
            <w:rPr>
              <w:rFonts w:ascii="Times New Roman" w:hAnsi="Times New Roman" w:cs="Times New Roman"/>
              <w:bCs/>
              <w:noProof/>
              <w:webHidden/>
              <w:sz w:val="26"/>
              <w:szCs w:val="26"/>
              <w:rPrChange w:id="495"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496" w:author="Hoang Anh" w:date="2020-05-11T14:43:00Z">
                <w:rPr>
                  <w:bCs/>
                  <w:noProof/>
                  <w:sz w:val="26"/>
                  <w:szCs w:val="26"/>
                </w:rPr>
              </w:rPrChange>
            </w:rPr>
            <w:fldChar w:fldCharType="end"/>
          </w:r>
        </w:p>
        <w:p w14:paraId="654FC2B0" w14:textId="7A8C65DC"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497"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498" w:author="Hoang Anh" w:date="2020-05-11T14:43:00Z">
                <w:rPr/>
              </w:rPrChange>
            </w:rPr>
            <w:fldChar w:fldCharType="begin"/>
          </w:r>
          <w:r w:rsidRPr="00F16134">
            <w:rPr>
              <w:rFonts w:ascii="Times New Roman" w:hAnsi="Times New Roman" w:cs="Times New Roman"/>
              <w:sz w:val="26"/>
              <w:szCs w:val="26"/>
              <w:rPrChange w:id="499" w:author="Hoang Anh" w:date="2020-05-11T14:43:00Z">
                <w:rPr/>
              </w:rPrChange>
            </w:rPr>
            <w:instrText xml:space="preserve"> HYPERLINK \l "_Toc40075664" </w:instrText>
          </w:r>
          <w:r w:rsidRPr="00F16134">
            <w:rPr>
              <w:rFonts w:ascii="Times New Roman" w:hAnsi="Times New Roman" w:cs="Times New Roman"/>
              <w:sz w:val="26"/>
              <w:szCs w:val="26"/>
              <w:rPrChange w:id="500"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3.1.4 Sơ đồ tuần tự</w:t>
          </w:r>
          <w:r w:rsidR="002C1557" w:rsidRPr="00F16134">
            <w:rPr>
              <w:rFonts w:ascii="Times New Roman" w:hAnsi="Times New Roman" w:cs="Times New Roman"/>
              <w:bCs/>
              <w:noProof/>
              <w:webHidden/>
              <w:sz w:val="26"/>
              <w:szCs w:val="26"/>
              <w:rPrChange w:id="501"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02"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03" w:author="Hoang Anh" w:date="2020-05-11T14:43:00Z">
                <w:rPr>
                  <w:bCs/>
                  <w:noProof/>
                  <w:webHidden/>
                  <w:sz w:val="26"/>
                  <w:szCs w:val="26"/>
                </w:rPr>
              </w:rPrChange>
            </w:rPr>
            <w:instrText xml:space="preserve"> PAGEREF _Toc40075664 \h </w:instrText>
          </w:r>
          <w:r w:rsidR="002C1557" w:rsidRPr="00F16134">
            <w:rPr>
              <w:rFonts w:ascii="Times New Roman" w:hAnsi="Times New Roman" w:cs="Times New Roman"/>
              <w:bCs/>
              <w:noProof/>
              <w:webHidden/>
              <w:sz w:val="26"/>
              <w:szCs w:val="26"/>
              <w:rPrChange w:id="504"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05"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06" w:author="Hoang Anh" w:date="2020-05-11T14:43:00Z">
                <w:rPr>
                  <w:bCs/>
                  <w:noProof/>
                  <w:webHidden/>
                  <w:sz w:val="26"/>
                  <w:szCs w:val="26"/>
                </w:rPr>
              </w:rPrChange>
            </w:rPr>
            <w:t>19</w:t>
          </w:r>
          <w:r w:rsidR="002C1557" w:rsidRPr="00F16134">
            <w:rPr>
              <w:rFonts w:ascii="Times New Roman" w:hAnsi="Times New Roman" w:cs="Times New Roman"/>
              <w:bCs/>
              <w:noProof/>
              <w:webHidden/>
              <w:sz w:val="26"/>
              <w:szCs w:val="26"/>
              <w:rPrChange w:id="507"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08" w:author="Hoang Anh" w:date="2020-05-11T14:43:00Z">
                <w:rPr>
                  <w:bCs/>
                  <w:noProof/>
                  <w:sz w:val="26"/>
                  <w:szCs w:val="26"/>
                </w:rPr>
              </w:rPrChange>
            </w:rPr>
            <w:fldChar w:fldCharType="end"/>
          </w:r>
        </w:p>
        <w:p w14:paraId="3FECB8DF" w14:textId="47EC130A"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509"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510" w:author="Hoang Anh" w:date="2020-05-11T14:43:00Z">
                <w:rPr/>
              </w:rPrChange>
            </w:rPr>
            <w:lastRenderedPageBreak/>
            <w:fldChar w:fldCharType="begin"/>
          </w:r>
          <w:r w:rsidRPr="00F16134">
            <w:rPr>
              <w:rFonts w:ascii="Times New Roman" w:hAnsi="Times New Roman" w:cs="Times New Roman"/>
              <w:sz w:val="26"/>
              <w:szCs w:val="26"/>
              <w:rPrChange w:id="511" w:author="Hoang Anh" w:date="2020-05-11T14:43:00Z">
                <w:rPr/>
              </w:rPrChange>
            </w:rPr>
            <w:instrText xml:space="preserve"> HYPERLINK \l "_Toc40075665" </w:instrText>
          </w:r>
          <w:r w:rsidRPr="00F16134">
            <w:rPr>
              <w:rFonts w:ascii="Times New Roman" w:hAnsi="Times New Roman" w:cs="Times New Roman"/>
              <w:sz w:val="26"/>
              <w:szCs w:val="26"/>
              <w:rPrChange w:id="512"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3.2 Thiết kế hệ thống</w:t>
          </w:r>
          <w:r w:rsidR="002C1557" w:rsidRPr="00F16134">
            <w:rPr>
              <w:rFonts w:ascii="Times New Roman" w:hAnsi="Times New Roman" w:cs="Times New Roman"/>
              <w:bCs/>
              <w:noProof/>
              <w:webHidden/>
              <w:sz w:val="26"/>
              <w:szCs w:val="26"/>
              <w:rPrChange w:id="513"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14"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15" w:author="Hoang Anh" w:date="2020-05-11T14:43:00Z">
                <w:rPr>
                  <w:bCs/>
                  <w:noProof/>
                  <w:webHidden/>
                  <w:sz w:val="26"/>
                  <w:szCs w:val="26"/>
                </w:rPr>
              </w:rPrChange>
            </w:rPr>
            <w:instrText xml:space="preserve"> PAGEREF _Toc40075665 \h </w:instrText>
          </w:r>
          <w:r w:rsidR="002C1557" w:rsidRPr="00F16134">
            <w:rPr>
              <w:rFonts w:ascii="Times New Roman" w:hAnsi="Times New Roman" w:cs="Times New Roman"/>
              <w:bCs/>
              <w:noProof/>
              <w:webHidden/>
              <w:sz w:val="26"/>
              <w:szCs w:val="26"/>
              <w:rPrChange w:id="516"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17"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18" w:author="Hoang Anh" w:date="2020-05-11T14:43:00Z">
                <w:rPr>
                  <w:bCs/>
                  <w:noProof/>
                  <w:webHidden/>
                  <w:sz w:val="26"/>
                  <w:szCs w:val="26"/>
                </w:rPr>
              </w:rPrChange>
            </w:rPr>
            <w:t>39</w:t>
          </w:r>
          <w:r w:rsidR="002C1557" w:rsidRPr="00F16134">
            <w:rPr>
              <w:rFonts w:ascii="Times New Roman" w:hAnsi="Times New Roman" w:cs="Times New Roman"/>
              <w:bCs/>
              <w:noProof/>
              <w:webHidden/>
              <w:sz w:val="26"/>
              <w:szCs w:val="26"/>
              <w:rPrChange w:id="519"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20" w:author="Hoang Anh" w:date="2020-05-11T14:43:00Z">
                <w:rPr>
                  <w:bCs/>
                  <w:noProof/>
                  <w:sz w:val="26"/>
                  <w:szCs w:val="26"/>
                </w:rPr>
              </w:rPrChange>
            </w:rPr>
            <w:fldChar w:fldCharType="end"/>
          </w:r>
        </w:p>
        <w:p w14:paraId="777D222B" w14:textId="3E74FE57"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521"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522" w:author="Hoang Anh" w:date="2020-05-11T14:43:00Z">
                <w:rPr/>
              </w:rPrChange>
            </w:rPr>
            <w:fldChar w:fldCharType="begin"/>
          </w:r>
          <w:r w:rsidRPr="00F16134">
            <w:rPr>
              <w:rFonts w:ascii="Times New Roman" w:hAnsi="Times New Roman" w:cs="Times New Roman"/>
              <w:sz w:val="26"/>
              <w:szCs w:val="26"/>
              <w:rPrChange w:id="523" w:author="Hoang Anh" w:date="2020-05-11T14:43:00Z">
                <w:rPr/>
              </w:rPrChange>
            </w:rPr>
            <w:instrText xml:space="preserve"> HYPERLINK \l "_Toc40075666" </w:instrText>
          </w:r>
          <w:r w:rsidRPr="00F16134">
            <w:rPr>
              <w:rFonts w:ascii="Times New Roman" w:hAnsi="Times New Roman" w:cs="Times New Roman"/>
              <w:sz w:val="26"/>
              <w:szCs w:val="26"/>
              <w:rPrChange w:id="524"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3.1.6 Thiết kế Cơ sở dữ liệu</w:t>
          </w:r>
          <w:r w:rsidR="002C1557" w:rsidRPr="00F16134">
            <w:rPr>
              <w:rFonts w:ascii="Times New Roman" w:hAnsi="Times New Roman" w:cs="Times New Roman"/>
              <w:bCs/>
              <w:noProof/>
              <w:webHidden/>
              <w:sz w:val="26"/>
              <w:szCs w:val="26"/>
              <w:rPrChange w:id="525"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26"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27" w:author="Hoang Anh" w:date="2020-05-11T14:43:00Z">
                <w:rPr>
                  <w:bCs/>
                  <w:noProof/>
                  <w:webHidden/>
                  <w:sz w:val="26"/>
                  <w:szCs w:val="26"/>
                </w:rPr>
              </w:rPrChange>
            </w:rPr>
            <w:instrText xml:space="preserve"> PAGEREF _Toc40075666 \h </w:instrText>
          </w:r>
          <w:r w:rsidR="002C1557" w:rsidRPr="00F16134">
            <w:rPr>
              <w:rFonts w:ascii="Times New Roman" w:hAnsi="Times New Roman" w:cs="Times New Roman"/>
              <w:bCs/>
              <w:noProof/>
              <w:webHidden/>
              <w:sz w:val="26"/>
              <w:szCs w:val="26"/>
              <w:rPrChange w:id="528"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29"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30" w:author="Hoang Anh" w:date="2020-05-11T14:43:00Z">
                <w:rPr>
                  <w:bCs/>
                  <w:noProof/>
                  <w:webHidden/>
                  <w:sz w:val="26"/>
                  <w:szCs w:val="26"/>
                </w:rPr>
              </w:rPrChange>
            </w:rPr>
            <w:t>40</w:t>
          </w:r>
          <w:r w:rsidR="002C1557" w:rsidRPr="00F16134">
            <w:rPr>
              <w:rFonts w:ascii="Times New Roman" w:hAnsi="Times New Roman" w:cs="Times New Roman"/>
              <w:bCs/>
              <w:noProof/>
              <w:webHidden/>
              <w:sz w:val="26"/>
              <w:szCs w:val="26"/>
              <w:rPrChange w:id="531"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32" w:author="Hoang Anh" w:date="2020-05-11T14:43:00Z">
                <w:rPr>
                  <w:bCs/>
                  <w:noProof/>
                  <w:sz w:val="26"/>
                  <w:szCs w:val="26"/>
                </w:rPr>
              </w:rPrChange>
            </w:rPr>
            <w:fldChar w:fldCharType="end"/>
          </w:r>
        </w:p>
        <w:p w14:paraId="1694BFB0" w14:textId="5D51C233"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533"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534" w:author="Hoang Anh" w:date="2020-05-11T14:43:00Z">
                <w:rPr/>
              </w:rPrChange>
            </w:rPr>
            <w:fldChar w:fldCharType="begin"/>
          </w:r>
          <w:r w:rsidRPr="00F16134">
            <w:rPr>
              <w:rFonts w:ascii="Times New Roman" w:hAnsi="Times New Roman" w:cs="Times New Roman"/>
              <w:sz w:val="26"/>
              <w:szCs w:val="26"/>
              <w:rPrChange w:id="535" w:author="Hoang Anh" w:date="2020-05-11T14:43:00Z">
                <w:rPr/>
              </w:rPrChange>
            </w:rPr>
            <w:instrText xml:space="preserve"> HYPERLINK \l "_Toc40075667" </w:instrText>
          </w:r>
          <w:r w:rsidRPr="00F16134">
            <w:rPr>
              <w:rFonts w:ascii="Times New Roman" w:hAnsi="Times New Roman" w:cs="Times New Roman"/>
              <w:sz w:val="26"/>
              <w:szCs w:val="26"/>
              <w:rPrChange w:id="536"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3.1.7 Mô tả các bảng cở sở dữ liệu</w:t>
          </w:r>
          <w:r w:rsidR="002C1557" w:rsidRPr="00F16134">
            <w:rPr>
              <w:rFonts w:ascii="Times New Roman" w:hAnsi="Times New Roman" w:cs="Times New Roman"/>
              <w:bCs/>
              <w:noProof/>
              <w:webHidden/>
              <w:sz w:val="26"/>
              <w:szCs w:val="26"/>
              <w:rPrChange w:id="537"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38"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39" w:author="Hoang Anh" w:date="2020-05-11T14:43:00Z">
                <w:rPr>
                  <w:bCs/>
                  <w:noProof/>
                  <w:webHidden/>
                  <w:sz w:val="26"/>
                  <w:szCs w:val="26"/>
                </w:rPr>
              </w:rPrChange>
            </w:rPr>
            <w:instrText xml:space="preserve"> PAGEREF _Toc40075667 \h </w:instrText>
          </w:r>
          <w:r w:rsidR="002C1557" w:rsidRPr="00F16134">
            <w:rPr>
              <w:rFonts w:ascii="Times New Roman" w:hAnsi="Times New Roman" w:cs="Times New Roman"/>
              <w:bCs/>
              <w:noProof/>
              <w:webHidden/>
              <w:sz w:val="26"/>
              <w:szCs w:val="26"/>
              <w:rPrChange w:id="540"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41"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42" w:author="Hoang Anh" w:date="2020-05-11T14:43:00Z">
                <w:rPr>
                  <w:bCs/>
                  <w:noProof/>
                  <w:webHidden/>
                  <w:sz w:val="26"/>
                  <w:szCs w:val="26"/>
                </w:rPr>
              </w:rPrChange>
            </w:rPr>
            <w:t>42</w:t>
          </w:r>
          <w:r w:rsidR="002C1557" w:rsidRPr="00F16134">
            <w:rPr>
              <w:rFonts w:ascii="Times New Roman" w:hAnsi="Times New Roman" w:cs="Times New Roman"/>
              <w:bCs/>
              <w:noProof/>
              <w:webHidden/>
              <w:sz w:val="26"/>
              <w:szCs w:val="26"/>
              <w:rPrChange w:id="543"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44" w:author="Hoang Anh" w:date="2020-05-11T14:43:00Z">
                <w:rPr>
                  <w:bCs/>
                  <w:noProof/>
                  <w:sz w:val="26"/>
                  <w:szCs w:val="26"/>
                </w:rPr>
              </w:rPrChange>
            </w:rPr>
            <w:fldChar w:fldCharType="end"/>
          </w:r>
        </w:p>
        <w:p w14:paraId="638A8459" w14:textId="1D071C04"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545" w:author="Hoang Anh" w:date="2020-05-11T14:43:00Z">
                <w:rPr>
                  <w:rFonts w:eastAsiaTheme="minorEastAsia"/>
                  <w:bCs/>
                  <w:noProof/>
                  <w:sz w:val="26"/>
                  <w:szCs w:val="26"/>
                </w:rPr>
              </w:rPrChange>
            </w:rPr>
          </w:pPr>
          <w:r w:rsidRPr="00F16134">
            <w:rPr>
              <w:rFonts w:ascii="Times New Roman" w:hAnsi="Times New Roman" w:cs="Times New Roman"/>
              <w:sz w:val="26"/>
              <w:szCs w:val="26"/>
              <w:rPrChange w:id="546" w:author="Hoang Anh" w:date="2020-05-11T14:43:00Z">
                <w:rPr/>
              </w:rPrChange>
            </w:rPr>
            <w:fldChar w:fldCharType="begin"/>
          </w:r>
          <w:r w:rsidRPr="00F16134">
            <w:rPr>
              <w:rFonts w:ascii="Times New Roman" w:hAnsi="Times New Roman" w:cs="Times New Roman"/>
              <w:sz w:val="26"/>
              <w:szCs w:val="26"/>
              <w:rPrChange w:id="547" w:author="Hoang Anh" w:date="2020-05-11T14:43:00Z">
                <w:rPr/>
              </w:rPrChange>
            </w:rPr>
            <w:instrText xml:space="preserve"> HYPERLINK \l "_Toc40075668" </w:instrText>
          </w:r>
          <w:r w:rsidRPr="00F16134">
            <w:rPr>
              <w:rFonts w:ascii="Times New Roman" w:hAnsi="Times New Roman" w:cs="Times New Roman"/>
              <w:sz w:val="26"/>
              <w:szCs w:val="26"/>
              <w:rPrChange w:id="548"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3.2</w:t>
          </w:r>
          <w:r w:rsidR="002C1557" w:rsidRPr="00F16134">
            <w:rPr>
              <w:rFonts w:ascii="Times New Roman" w:eastAsiaTheme="minorEastAsia" w:hAnsi="Times New Roman" w:cs="Times New Roman"/>
              <w:bCs/>
              <w:noProof/>
              <w:sz w:val="26"/>
              <w:szCs w:val="26"/>
              <w:rPrChange w:id="549"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Kiến trúc tổng quan</w:t>
          </w:r>
          <w:r w:rsidR="002C1557" w:rsidRPr="00F16134">
            <w:rPr>
              <w:rFonts w:ascii="Times New Roman" w:hAnsi="Times New Roman" w:cs="Times New Roman"/>
              <w:bCs/>
              <w:noProof/>
              <w:webHidden/>
              <w:sz w:val="26"/>
              <w:szCs w:val="26"/>
              <w:rPrChange w:id="550"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51"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52" w:author="Hoang Anh" w:date="2020-05-11T14:43:00Z">
                <w:rPr>
                  <w:bCs/>
                  <w:noProof/>
                  <w:webHidden/>
                  <w:sz w:val="26"/>
                  <w:szCs w:val="26"/>
                </w:rPr>
              </w:rPrChange>
            </w:rPr>
            <w:instrText xml:space="preserve"> PAGEREF _Toc40075668 \h </w:instrText>
          </w:r>
          <w:r w:rsidR="002C1557" w:rsidRPr="00F16134">
            <w:rPr>
              <w:rFonts w:ascii="Times New Roman" w:hAnsi="Times New Roman" w:cs="Times New Roman"/>
              <w:bCs/>
              <w:noProof/>
              <w:webHidden/>
              <w:sz w:val="26"/>
              <w:szCs w:val="26"/>
              <w:rPrChange w:id="553"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54"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55" w:author="Hoang Anh" w:date="2020-05-11T14:43:00Z">
                <w:rPr>
                  <w:bCs/>
                  <w:noProof/>
                  <w:webHidden/>
                  <w:sz w:val="26"/>
                  <w:szCs w:val="26"/>
                </w:rPr>
              </w:rPrChange>
            </w:rPr>
            <w:t>46</w:t>
          </w:r>
          <w:r w:rsidR="002C1557" w:rsidRPr="00F16134">
            <w:rPr>
              <w:rFonts w:ascii="Times New Roman" w:hAnsi="Times New Roman" w:cs="Times New Roman"/>
              <w:bCs/>
              <w:noProof/>
              <w:webHidden/>
              <w:sz w:val="26"/>
              <w:szCs w:val="26"/>
              <w:rPrChange w:id="556"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57" w:author="Hoang Anh" w:date="2020-05-11T14:43:00Z">
                <w:rPr>
                  <w:bCs/>
                  <w:noProof/>
                  <w:sz w:val="26"/>
                  <w:szCs w:val="26"/>
                </w:rPr>
              </w:rPrChange>
            </w:rPr>
            <w:fldChar w:fldCharType="end"/>
          </w:r>
        </w:p>
        <w:p w14:paraId="54043A20" w14:textId="3F4EA69C"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558" w:author="Hoang Anh" w:date="2020-05-11T14:43:00Z">
                <w:rPr>
                  <w:rFonts w:eastAsiaTheme="minorEastAsia"/>
                  <w:bCs/>
                  <w:noProof/>
                  <w:sz w:val="26"/>
                  <w:szCs w:val="26"/>
                </w:rPr>
              </w:rPrChange>
            </w:rPr>
          </w:pPr>
          <w:r w:rsidRPr="00F16134">
            <w:rPr>
              <w:rFonts w:ascii="Times New Roman" w:hAnsi="Times New Roman" w:cs="Times New Roman"/>
              <w:sz w:val="26"/>
              <w:szCs w:val="26"/>
              <w:rPrChange w:id="559" w:author="Hoang Anh" w:date="2020-05-11T14:43:00Z">
                <w:rPr/>
              </w:rPrChange>
            </w:rPr>
            <w:fldChar w:fldCharType="begin"/>
          </w:r>
          <w:r w:rsidRPr="00F16134">
            <w:rPr>
              <w:rFonts w:ascii="Times New Roman" w:hAnsi="Times New Roman" w:cs="Times New Roman"/>
              <w:sz w:val="26"/>
              <w:szCs w:val="26"/>
              <w:rPrChange w:id="560" w:author="Hoang Anh" w:date="2020-05-11T14:43:00Z">
                <w:rPr/>
              </w:rPrChange>
            </w:rPr>
            <w:instrText xml:space="preserve"> HYPERLINK \l "_Toc40075669" </w:instrText>
          </w:r>
          <w:r w:rsidRPr="00F16134">
            <w:rPr>
              <w:rFonts w:ascii="Times New Roman" w:hAnsi="Times New Roman" w:cs="Times New Roman"/>
              <w:sz w:val="26"/>
              <w:szCs w:val="26"/>
              <w:rPrChange w:id="561"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3.3</w:t>
          </w:r>
          <w:r w:rsidR="002C1557" w:rsidRPr="00F16134">
            <w:rPr>
              <w:rFonts w:ascii="Times New Roman" w:eastAsiaTheme="minorEastAsia" w:hAnsi="Times New Roman" w:cs="Times New Roman"/>
              <w:bCs/>
              <w:noProof/>
              <w:sz w:val="26"/>
              <w:szCs w:val="26"/>
              <w:rPrChange w:id="562"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Thiết kế theo chức năng</w:t>
          </w:r>
          <w:r w:rsidR="002C1557" w:rsidRPr="00F16134">
            <w:rPr>
              <w:rFonts w:ascii="Times New Roman" w:hAnsi="Times New Roman" w:cs="Times New Roman"/>
              <w:bCs/>
              <w:noProof/>
              <w:webHidden/>
              <w:sz w:val="26"/>
              <w:szCs w:val="26"/>
              <w:rPrChange w:id="563"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64"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65" w:author="Hoang Anh" w:date="2020-05-11T14:43:00Z">
                <w:rPr>
                  <w:bCs/>
                  <w:noProof/>
                  <w:webHidden/>
                  <w:sz w:val="26"/>
                  <w:szCs w:val="26"/>
                </w:rPr>
              </w:rPrChange>
            </w:rPr>
            <w:instrText xml:space="preserve"> PAGEREF _Toc40075669 \h </w:instrText>
          </w:r>
          <w:r w:rsidR="002C1557" w:rsidRPr="00F16134">
            <w:rPr>
              <w:rFonts w:ascii="Times New Roman" w:hAnsi="Times New Roman" w:cs="Times New Roman"/>
              <w:bCs/>
              <w:noProof/>
              <w:webHidden/>
              <w:sz w:val="26"/>
              <w:szCs w:val="26"/>
              <w:rPrChange w:id="566"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67"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68" w:author="Hoang Anh" w:date="2020-05-11T14:43:00Z">
                <w:rPr>
                  <w:bCs/>
                  <w:noProof/>
                  <w:webHidden/>
                  <w:sz w:val="26"/>
                  <w:szCs w:val="26"/>
                </w:rPr>
              </w:rPrChange>
            </w:rPr>
            <w:t>46</w:t>
          </w:r>
          <w:r w:rsidR="002C1557" w:rsidRPr="00F16134">
            <w:rPr>
              <w:rFonts w:ascii="Times New Roman" w:hAnsi="Times New Roman" w:cs="Times New Roman"/>
              <w:bCs/>
              <w:noProof/>
              <w:webHidden/>
              <w:sz w:val="26"/>
              <w:szCs w:val="26"/>
              <w:rPrChange w:id="569"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70" w:author="Hoang Anh" w:date="2020-05-11T14:43:00Z">
                <w:rPr>
                  <w:bCs/>
                  <w:noProof/>
                  <w:sz w:val="26"/>
                  <w:szCs w:val="26"/>
                </w:rPr>
              </w:rPrChange>
            </w:rPr>
            <w:fldChar w:fldCharType="end"/>
          </w:r>
        </w:p>
        <w:p w14:paraId="4136B7C4" w14:textId="5D288239" w:rsidR="002C1557" w:rsidRPr="00F16134" w:rsidRDefault="00F16134">
          <w:pPr>
            <w:pStyle w:val="TOC3"/>
            <w:tabs>
              <w:tab w:val="left" w:pos="1100"/>
              <w:tab w:val="right" w:leader="dot" w:pos="8211"/>
            </w:tabs>
            <w:rPr>
              <w:rFonts w:ascii="Times New Roman" w:eastAsiaTheme="minorEastAsia" w:hAnsi="Times New Roman" w:cs="Times New Roman"/>
              <w:bCs/>
              <w:noProof/>
              <w:sz w:val="26"/>
              <w:szCs w:val="26"/>
              <w:rPrChange w:id="571"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572" w:author="Hoang Anh" w:date="2020-05-11T14:43:00Z">
                <w:rPr/>
              </w:rPrChange>
            </w:rPr>
            <w:fldChar w:fldCharType="begin"/>
          </w:r>
          <w:r w:rsidRPr="00F16134">
            <w:rPr>
              <w:rFonts w:ascii="Times New Roman" w:hAnsi="Times New Roman" w:cs="Times New Roman"/>
              <w:sz w:val="26"/>
              <w:szCs w:val="26"/>
              <w:rPrChange w:id="573" w:author="Hoang Anh" w:date="2020-05-11T14:43:00Z">
                <w:rPr/>
              </w:rPrChange>
            </w:rPr>
            <w:instrText xml:space="preserve"> HYPERLINK \l "_Toc40075670" </w:instrText>
          </w:r>
          <w:r w:rsidRPr="00F16134">
            <w:rPr>
              <w:rFonts w:ascii="Times New Roman" w:hAnsi="Times New Roman" w:cs="Times New Roman"/>
              <w:sz w:val="26"/>
              <w:szCs w:val="26"/>
              <w:rPrChange w:id="574"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3.3.1</w:t>
          </w:r>
          <w:r w:rsidR="002C1557" w:rsidRPr="00F16134">
            <w:rPr>
              <w:rFonts w:ascii="Times New Roman" w:eastAsiaTheme="minorEastAsia" w:hAnsi="Times New Roman" w:cs="Times New Roman"/>
              <w:bCs/>
              <w:noProof/>
              <w:sz w:val="26"/>
              <w:szCs w:val="26"/>
              <w:rPrChange w:id="575" w:author="Hoang Anh" w:date="2020-05-11T14:43:00Z">
                <w:rPr>
                  <w:rFonts w:eastAsiaTheme="minorEastAsia" w:cstheme="minorBidi"/>
                  <w:bCs/>
                  <w:noProof/>
                  <w:sz w:val="26"/>
                  <w:szCs w:val="26"/>
                </w:rPr>
              </w:rPrChange>
            </w:rPr>
            <w:tab/>
          </w:r>
          <w:r w:rsidR="002C1557" w:rsidRPr="00F16134">
            <w:rPr>
              <w:rStyle w:val="Hyperlink"/>
              <w:rFonts w:ascii="Times New Roman" w:hAnsi="Times New Roman" w:cs="Times New Roman"/>
              <w:bCs/>
              <w:noProof/>
              <w:sz w:val="26"/>
              <w:szCs w:val="26"/>
            </w:rPr>
            <w:t>Chức năng quản lý học bổng</w:t>
          </w:r>
          <w:r w:rsidR="002C1557" w:rsidRPr="00F16134">
            <w:rPr>
              <w:rFonts w:ascii="Times New Roman" w:hAnsi="Times New Roman" w:cs="Times New Roman"/>
              <w:bCs/>
              <w:noProof/>
              <w:webHidden/>
              <w:sz w:val="26"/>
              <w:szCs w:val="26"/>
              <w:rPrChange w:id="576"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77"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78" w:author="Hoang Anh" w:date="2020-05-11T14:43:00Z">
                <w:rPr>
                  <w:bCs/>
                  <w:noProof/>
                  <w:webHidden/>
                  <w:sz w:val="26"/>
                  <w:szCs w:val="26"/>
                </w:rPr>
              </w:rPrChange>
            </w:rPr>
            <w:instrText xml:space="preserve"> PAGEREF _Toc40075670 \h </w:instrText>
          </w:r>
          <w:r w:rsidR="002C1557" w:rsidRPr="00F16134">
            <w:rPr>
              <w:rFonts w:ascii="Times New Roman" w:hAnsi="Times New Roman" w:cs="Times New Roman"/>
              <w:bCs/>
              <w:noProof/>
              <w:webHidden/>
              <w:sz w:val="26"/>
              <w:szCs w:val="26"/>
              <w:rPrChange w:id="579"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80"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81" w:author="Hoang Anh" w:date="2020-05-11T14:43:00Z">
                <w:rPr>
                  <w:bCs/>
                  <w:noProof/>
                  <w:webHidden/>
                  <w:sz w:val="26"/>
                  <w:szCs w:val="26"/>
                </w:rPr>
              </w:rPrChange>
            </w:rPr>
            <w:t>46</w:t>
          </w:r>
          <w:r w:rsidR="002C1557" w:rsidRPr="00F16134">
            <w:rPr>
              <w:rFonts w:ascii="Times New Roman" w:hAnsi="Times New Roman" w:cs="Times New Roman"/>
              <w:bCs/>
              <w:noProof/>
              <w:webHidden/>
              <w:sz w:val="26"/>
              <w:szCs w:val="26"/>
              <w:rPrChange w:id="582"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83" w:author="Hoang Anh" w:date="2020-05-11T14:43:00Z">
                <w:rPr>
                  <w:bCs/>
                  <w:noProof/>
                  <w:sz w:val="26"/>
                  <w:szCs w:val="26"/>
                </w:rPr>
              </w:rPrChange>
            </w:rPr>
            <w:fldChar w:fldCharType="end"/>
          </w:r>
        </w:p>
        <w:p w14:paraId="6B34A162" w14:textId="4979F048" w:rsidR="002C1557" w:rsidRPr="00F16134" w:rsidRDefault="00F16134">
          <w:pPr>
            <w:pStyle w:val="TOC3"/>
            <w:tabs>
              <w:tab w:val="left" w:pos="1100"/>
              <w:tab w:val="right" w:leader="dot" w:pos="8211"/>
            </w:tabs>
            <w:rPr>
              <w:rFonts w:ascii="Times New Roman" w:eastAsiaTheme="minorEastAsia" w:hAnsi="Times New Roman" w:cs="Times New Roman"/>
              <w:bCs/>
              <w:noProof/>
              <w:sz w:val="26"/>
              <w:szCs w:val="26"/>
              <w:rPrChange w:id="584"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585" w:author="Hoang Anh" w:date="2020-05-11T14:43:00Z">
                <w:rPr/>
              </w:rPrChange>
            </w:rPr>
            <w:fldChar w:fldCharType="begin"/>
          </w:r>
          <w:r w:rsidRPr="00F16134">
            <w:rPr>
              <w:rFonts w:ascii="Times New Roman" w:hAnsi="Times New Roman" w:cs="Times New Roman"/>
              <w:sz w:val="26"/>
              <w:szCs w:val="26"/>
              <w:rPrChange w:id="586" w:author="Hoang Anh" w:date="2020-05-11T14:43:00Z">
                <w:rPr/>
              </w:rPrChange>
            </w:rPr>
            <w:instrText xml:space="preserve"> HYPERLINK \l "_Toc40075671" </w:instrText>
          </w:r>
          <w:r w:rsidRPr="00F16134">
            <w:rPr>
              <w:rFonts w:ascii="Times New Roman" w:hAnsi="Times New Roman" w:cs="Times New Roman"/>
              <w:sz w:val="26"/>
              <w:szCs w:val="26"/>
              <w:rPrChange w:id="587"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3.3.2</w:t>
          </w:r>
          <w:r w:rsidR="002C1557" w:rsidRPr="00F16134">
            <w:rPr>
              <w:rFonts w:ascii="Times New Roman" w:eastAsiaTheme="minorEastAsia" w:hAnsi="Times New Roman" w:cs="Times New Roman"/>
              <w:bCs/>
              <w:noProof/>
              <w:sz w:val="26"/>
              <w:szCs w:val="26"/>
              <w:rPrChange w:id="588" w:author="Hoang Anh" w:date="2020-05-11T14:43:00Z">
                <w:rPr>
                  <w:rFonts w:eastAsiaTheme="minorEastAsia" w:cstheme="minorBidi"/>
                  <w:bCs/>
                  <w:noProof/>
                  <w:sz w:val="26"/>
                  <w:szCs w:val="26"/>
                </w:rPr>
              </w:rPrChange>
            </w:rPr>
            <w:tab/>
          </w:r>
          <w:r w:rsidR="002C1557" w:rsidRPr="00F16134">
            <w:rPr>
              <w:rStyle w:val="Hyperlink"/>
              <w:rFonts w:ascii="Times New Roman" w:hAnsi="Times New Roman" w:cs="Times New Roman"/>
              <w:bCs/>
              <w:noProof/>
              <w:sz w:val="26"/>
              <w:szCs w:val="26"/>
            </w:rPr>
            <w:t>Chức năng quản lý thông báo, file đính kèm</w:t>
          </w:r>
          <w:r w:rsidR="002C1557" w:rsidRPr="00F16134">
            <w:rPr>
              <w:rFonts w:ascii="Times New Roman" w:hAnsi="Times New Roman" w:cs="Times New Roman"/>
              <w:bCs/>
              <w:noProof/>
              <w:webHidden/>
              <w:sz w:val="26"/>
              <w:szCs w:val="26"/>
              <w:rPrChange w:id="589"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590"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591" w:author="Hoang Anh" w:date="2020-05-11T14:43:00Z">
                <w:rPr>
                  <w:bCs/>
                  <w:noProof/>
                  <w:webHidden/>
                  <w:sz w:val="26"/>
                  <w:szCs w:val="26"/>
                </w:rPr>
              </w:rPrChange>
            </w:rPr>
            <w:instrText xml:space="preserve"> PAGEREF _Toc40075671 \h </w:instrText>
          </w:r>
          <w:r w:rsidR="002C1557" w:rsidRPr="00F16134">
            <w:rPr>
              <w:rFonts w:ascii="Times New Roman" w:hAnsi="Times New Roman" w:cs="Times New Roman"/>
              <w:bCs/>
              <w:noProof/>
              <w:webHidden/>
              <w:sz w:val="26"/>
              <w:szCs w:val="26"/>
              <w:rPrChange w:id="592"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593"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594" w:author="Hoang Anh" w:date="2020-05-11T14:43:00Z">
                <w:rPr>
                  <w:bCs/>
                  <w:noProof/>
                  <w:webHidden/>
                  <w:sz w:val="26"/>
                  <w:szCs w:val="26"/>
                </w:rPr>
              </w:rPrChange>
            </w:rPr>
            <w:t>52</w:t>
          </w:r>
          <w:r w:rsidR="002C1557" w:rsidRPr="00F16134">
            <w:rPr>
              <w:rFonts w:ascii="Times New Roman" w:hAnsi="Times New Roman" w:cs="Times New Roman"/>
              <w:bCs/>
              <w:noProof/>
              <w:webHidden/>
              <w:sz w:val="26"/>
              <w:szCs w:val="26"/>
              <w:rPrChange w:id="595"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596" w:author="Hoang Anh" w:date="2020-05-11T14:43:00Z">
                <w:rPr>
                  <w:bCs/>
                  <w:noProof/>
                  <w:sz w:val="26"/>
                  <w:szCs w:val="26"/>
                </w:rPr>
              </w:rPrChange>
            </w:rPr>
            <w:fldChar w:fldCharType="end"/>
          </w:r>
        </w:p>
        <w:p w14:paraId="5D201BDE" w14:textId="069443AD" w:rsidR="002C1557" w:rsidRPr="00F16134" w:rsidRDefault="00F16134">
          <w:pPr>
            <w:pStyle w:val="TOC3"/>
            <w:tabs>
              <w:tab w:val="left" w:pos="1100"/>
              <w:tab w:val="right" w:leader="dot" w:pos="8211"/>
            </w:tabs>
            <w:rPr>
              <w:rFonts w:ascii="Times New Roman" w:eastAsiaTheme="minorEastAsia" w:hAnsi="Times New Roman" w:cs="Times New Roman"/>
              <w:bCs/>
              <w:noProof/>
              <w:sz w:val="26"/>
              <w:szCs w:val="26"/>
              <w:rPrChange w:id="597"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598" w:author="Hoang Anh" w:date="2020-05-11T14:43:00Z">
                <w:rPr/>
              </w:rPrChange>
            </w:rPr>
            <w:fldChar w:fldCharType="begin"/>
          </w:r>
          <w:r w:rsidRPr="00F16134">
            <w:rPr>
              <w:rFonts w:ascii="Times New Roman" w:hAnsi="Times New Roman" w:cs="Times New Roman"/>
              <w:sz w:val="26"/>
              <w:szCs w:val="26"/>
              <w:rPrChange w:id="599" w:author="Hoang Anh" w:date="2020-05-11T14:43:00Z">
                <w:rPr/>
              </w:rPrChange>
            </w:rPr>
            <w:instrText xml:space="preserve"> HYPERLINK \l "_Toc40075672" </w:instrText>
          </w:r>
          <w:r w:rsidRPr="00F16134">
            <w:rPr>
              <w:rFonts w:ascii="Times New Roman" w:hAnsi="Times New Roman" w:cs="Times New Roman"/>
              <w:sz w:val="26"/>
              <w:szCs w:val="26"/>
              <w:rPrChange w:id="600"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3.3.3</w:t>
          </w:r>
          <w:r w:rsidR="002C1557" w:rsidRPr="00F16134">
            <w:rPr>
              <w:rFonts w:ascii="Times New Roman" w:eastAsiaTheme="minorEastAsia" w:hAnsi="Times New Roman" w:cs="Times New Roman"/>
              <w:bCs/>
              <w:noProof/>
              <w:sz w:val="26"/>
              <w:szCs w:val="26"/>
              <w:rPrChange w:id="601" w:author="Hoang Anh" w:date="2020-05-11T14:43:00Z">
                <w:rPr>
                  <w:rFonts w:eastAsiaTheme="minorEastAsia" w:cstheme="minorBidi"/>
                  <w:bCs/>
                  <w:noProof/>
                  <w:sz w:val="26"/>
                  <w:szCs w:val="26"/>
                </w:rPr>
              </w:rPrChange>
            </w:rPr>
            <w:tab/>
          </w:r>
          <w:r w:rsidR="002C1557" w:rsidRPr="00F16134">
            <w:rPr>
              <w:rStyle w:val="Hyperlink"/>
              <w:rFonts w:ascii="Times New Roman" w:hAnsi="Times New Roman" w:cs="Times New Roman"/>
              <w:bCs/>
              <w:noProof/>
              <w:sz w:val="26"/>
              <w:szCs w:val="26"/>
            </w:rPr>
            <w:t>Chức năng xem lịch sử nhận học bổng, trao học bổng</w:t>
          </w:r>
          <w:r w:rsidR="002C1557" w:rsidRPr="00F16134">
            <w:rPr>
              <w:rFonts w:ascii="Times New Roman" w:hAnsi="Times New Roman" w:cs="Times New Roman"/>
              <w:bCs/>
              <w:noProof/>
              <w:webHidden/>
              <w:sz w:val="26"/>
              <w:szCs w:val="26"/>
              <w:rPrChange w:id="602"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03"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04" w:author="Hoang Anh" w:date="2020-05-11T14:43:00Z">
                <w:rPr>
                  <w:bCs/>
                  <w:noProof/>
                  <w:webHidden/>
                  <w:sz w:val="26"/>
                  <w:szCs w:val="26"/>
                </w:rPr>
              </w:rPrChange>
            </w:rPr>
            <w:instrText xml:space="preserve"> PAGEREF _Toc40075672 \h </w:instrText>
          </w:r>
          <w:r w:rsidR="002C1557" w:rsidRPr="00F16134">
            <w:rPr>
              <w:rFonts w:ascii="Times New Roman" w:hAnsi="Times New Roman" w:cs="Times New Roman"/>
              <w:bCs/>
              <w:noProof/>
              <w:webHidden/>
              <w:sz w:val="26"/>
              <w:szCs w:val="26"/>
              <w:rPrChange w:id="605"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06"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07" w:author="Hoang Anh" w:date="2020-05-11T14:43:00Z">
                <w:rPr>
                  <w:bCs/>
                  <w:noProof/>
                  <w:webHidden/>
                  <w:sz w:val="26"/>
                  <w:szCs w:val="26"/>
                </w:rPr>
              </w:rPrChange>
            </w:rPr>
            <w:t>57</w:t>
          </w:r>
          <w:r w:rsidR="002C1557" w:rsidRPr="00F16134">
            <w:rPr>
              <w:rFonts w:ascii="Times New Roman" w:hAnsi="Times New Roman" w:cs="Times New Roman"/>
              <w:bCs/>
              <w:noProof/>
              <w:webHidden/>
              <w:sz w:val="26"/>
              <w:szCs w:val="26"/>
              <w:rPrChange w:id="608"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09" w:author="Hoang Anh" w:date="2020-05-11T14:43:00Z">
                <w:rPr>
                  <w:bCs/>
                  <w:noProof/>
                  <w:sz w:val="26"/>
                  <w:szCs w:val="26"/>
                </w:rPr>
              </w:rPrChange>
            </w:rPr>
            <w:fldChar w:fldCharType="end"/>
          </w:r>
        </w:p>
        <w:p w14:paraId="33DA09D0" w14:textId="0C83299E"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610"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611" w:author="Hoang Anh" w:date="2020-05-11T14:43:00Z">
                <w:rPr/>
              </w:rPrChange>
            </w:rPr>
            <w:fldChar w:fldCharType="begin"/>
          </w:r>
          <w:r w:rsidRPr="00F16134">
            <w:rPr>
              <w:rFonts w:ascii="Times New Roman" w:hAnsi="Times New Roman" w:cs="Times New Roman"/>
              <w:sz w:val="26"/>
              <w:szCs w:val="26"/>
              <w:rPrChange w:id="612" w:author="Hoang Anh" w:date="2020-05-11T14:43:00Z">
                <w:rPr/>
              </w:rPrChange>
            </w:rPr>
            <w:instrText xml:space="preserve"> HYPERLINK \l "_Toc40075673" </w:instrText>
          </w:r>
          <w:r w:rsidRPr="00F16134">
            <w:rPr>
              <w:rFonts w:ascii="Times New Roman" w:hAnsi="Times New Roman" w:cs="Times New Roman"/>
              <w:sz w:val="26"/>
              <w:szCs w:val="26"/>
              <w:rPrChange w:id="613"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3.3.4 Chức năng xem thông tin thông báo học bổng, danh sách sinh viên nhận học bổng</w:t>
          </w:r>
          <w:r w:rsidR="002C1557" w:rsidRPr="00F16134">
            <w:rPr>
              <w:rFonts w:ascii="Times New Roman" w:hAnsi="Times New Roman" w:cs="Times New Roman"/>
              <w:bCs/>
              <w:noProof/>
              <w:webHidden/>
              <w:sz w:val="26"/>
              <w:szCs w:val="26"/>
              <w:rPrChange w:id="614"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15"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16" w:author="Hoang Anh" w:date="2020-05-11T14:43:00Z">
                <w:rPr>
                  <w:bCs/>
                  <w:noProof/>
                  <w:webHidden/>
                  <w:sz w:val="26"/>
                  <w:szCs w:val="26"/>
                </w:rPr>
              </w:rPrChange>
            </w:rPr>
            <w:instrText xml:space="preserve"> PAGEREF _Toc40075673 \h </w:instrText>
          </w:r>
          <w:r w:rsidR="002C1557" w:rsidRPr="00F16134">
            <w:rPr>
              <w:rFonts w:ascii="Times New Roman" w:hAnsi="Times New Roman" w:cs="Times New Roman"/>
              <w:bCs/>
              <w:noProof/>
              <w:webHidden/>
              <w:sz w:val="26"/>
              <w:szCs w:val="26"/>
              <w:rPrChange w:id="617"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18"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19" w:author="Hoang Anh" w:date="2020-05-11T14:43:00Z">
                <w:rPr>
                  <w:bCs/>
                  <w:noProof/>
                  <w:webHidden/>
                  <w:sz w:val="26"/>
                  <w:szCs w:val="26"/>
                </w:rPr>
              </w:rPrChange>
            </w:rPr>
            <w:t>60</w:t>
          </w:r>
          <w:r w:rsidR="002C1557" w:rsidRPr="00F16134">
            <w:rPr>
              <w:rFonts w:ascii="Times New Roman" w:hAnsi="Times New Roman" w:cs="Times New Roman"/>
              <w:bCs/>
              <w:noProof/>
              <w:webHidden/>
              <w:sz w:val="26"/>
              <w:szCs w:val="26"/>
              <w:rPrChange w:id="620"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21" w:author="Hoang Anh" w:date="2020-05-11T14:43:00Z">
                <w:rPr>
                  <w:bCs/>
                  <w:noProof/>
                  <w:sz w:val="26"/>
                  <w:szCs w:val="26"/>
                </w:rPr>
              </w:rPrChange>
            </w:rPr>
            <w:fldChar w:fldCharType="end"/>
          </w:r>
        </w:p>
        <w:p w14:paraId="4EB73532" w14:textId="375A6E9B" w:rsidR="002C1557" w:rsidRPr="00F16134" w:rsidRDefault="00F16134">
          <w:pPr>
            <w:pStyle w:val="TOC2"/>
            <w:tabs>
              <w:tab w:val="left" w:pos="880"/>
              <w:tab w:val="right" w:leader="dot" w:pos="8211"/>
            </w:tabs>
            <w:rPr>
              <w:rFonts w:ascii="Times New Roman" w:eastAsiaTheme="minorEastAsia" w:hAnsi="Times New Roman" w:cs="Times New Roman"/>
              <w:bCs/>
              <w:noProof/>
              <w:sz w:val="26"/>
              <w:szCs w:val="26"/>
              <w:rPrChange w:id="622" w:author="Hoang Anh" w:date="2020-05-11T14:43:00Z">
                <w:rPr>
                  <w:rFonts w:eastAsiaTheme="minorEastAsia"/>
                  <w:bCs/>
                  <w:noProof/>
                  <w:sz w:val="26"/>
                  <w:szCs w:val="26"/>
                </w:rPr>
              </w:rPrChange>
            </w:rPr>
          </w:pPr>
          <w:r w:rsidRPr="00F16134">
            <w:rPr>
              <w:rFonts w:ascii="Times New Roman" w:hAnsi="Times New Roman" w:cs="Times New Roman"/>
              <w:sz w:val="26"/>
              <w:szCs w:val="26"/>
              <w:rPrChange w:id="623" w:author="Hoang Anh" w:date="2020-05-11T14:43:00Z">
                <w:rPr/>
              </w:rPrChange>
            </w:rPr>
            <w:fldChar w:fldCharType="begin"/>
          </w:r>
          <w:r w:rsidRPr="00F16134">
            <w:rPr>
              <w:rFonts w:ascii="Times New Roman" w:hAnsi="Times New Roman" w:cs="Times New Roman"/>
              <w:sz w:val="26"/>
              <w:szCs w:val="26"/>
              <w:rPrChange w:id="624" w:author="Hoang Anh" w:date="2020-05-11T14:43:00Z">
                <w:rPr/>
              </w:rPrChange>
            </w:rPr>
            <w:instrText xml:space="preserve"> HYPERLINK \l "_Toc40075674" </w:instrText>
          </w:r>
          <w:r w:rsidRPr="00F16134">
            <w:rPr>
              <w:rFonts w:ascii="Times New Roman" w:hAnsi="Times New Roman" w:cs="Times New Roman"/>
              <w:sz w:val="26"/>
              <w:szCs w:val="26"/>
              <w:rPrChange w:id="625"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3.4</w:t>
          </w:r>
          <w:r w:rsidR="002C1557" w:rsidRPr="00F16134">
            <w:rPr>
              <w:rFonts w:ascii="Times New Roman" w:eastAsiaTheme="minorEastAsia" w:hAnsi="Times New Roman" w:cs="Times New Roman"/>
              <w:bCs/>
              <w:noProof/>
              <w:sz w:val="26"/>
              <w:szCs w:val="26"/>
              <w:rPrChange w:id="626"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Kết luận và hướng phát triển</w:t>
          </w:r>
          <w:r w:rsidR="002C1557" w:rsidRPr="00F16134">
            <w:rPr>
              <w:rFonts w:ascii="Times New Roman" w:hAnsi="Times New Roman" w:cs="Times New Roman"/>
              <w:bCs/>
              <w:noProof/>
              <w:webHidden/>
              <w:sz w:val="26"/>
              <w:szCs w:val="26"/>
              <w:rPrChange w:id="627"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28"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29" w:author="Hoang Anh" w:date="2020-05-11T14:43:00Z">
                <w:rPr>
                  <w:bCs/>
                  <w:noProof/>
                  <w:webHidden/>
                  <w:sz w:val="26"/>
                  <w:szCs w:val="26"/>
                </w:rPr>
              </w:rPrChange>
            </w:rPr>
            <w:instrText xml:space="preserve"> PAGEREF _Toc40075674 \h </w:instrText>
          </w:r>
          <w:r w:rsidR="002C1557" w:rsidRPr="00F16134">
            <w:rPr>
              <w:rFonts w:ascii="Times New Roman" w:hAnsi="Times New Roman" w:cs="Times New Roman"/>
              <w:bCs/>
              <w:noProof/>
              <w:webHidden/>
              <w:sz w:val="26"/>
              <w:szCs w:val="26"/>
              <w:rPrChange w:id="630"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31"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32" w:author="Hoang Anh" w:date="2020-05-11T14:43:00Z">
                <w:rPr>
                  <w:bCs/>
                  <w:noProof/>
                  <w:webHidden/>
                  <w:sz w:val="26"/>
                  <w:szCs w:val="26"/>
                </w:rPr>
              </w:rPrChange>
            </w:rPr>
            <w:t>63</w:t>
          </w:r>
          <w:r w:rsidR="002C1557" w:rsidRPr="00F16134">
            <w:rPr>
              <w:rFonts w:ascii="Times New Roman" w:hAnsi="Times New Roman" w:cs="Times New Roman"/>
              <w:bCs/>
              <w:noProof/>
              <w:webHidden/>
              <w:sz w:val="26"/>
              <w:szCs w:val="26"/>
              <w:rPrChange w:id="633"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34" w:author="Hoang Anh" w:date="2020-05-11T14:43:00Z">
                <w:rPr>
                  <w:bCs/>
                  <w:noProof/>
                  <w:sz w:val="26"/>
                  <w:szCs w:val="26"/>
                </w:rPr>
              </w:rPrChange>
            </w:rPr>
            <w:fldChar w:fldCharType="end"/>
          </w:r>
        </w:p>
        <w:p w14:paraId="6580A7B0" w14:textId="2FADFA27" w:rsidR="002C1557" w:rsidRPr="00F16134" w:rsidRDefault="00F16134">
          <w:pPr>
            <w:pStyle w:val="TOC2"/>
            <w:tabs>
              <w:tab w:val="left" w:pos="1100"/>
              <w:tab w:val="right" w:leader="dot" w:pos="8211"/>
            </w:tabs>
            <w:rPr>
              <w:rFonts w:ascii="Times New Roman" w:eastAsiaTheme="minorEastAsia" w:hAnsi="Times New Roman" w:cs="Times New Roman"/>
              <w:bCs/>
              <w:noProof/>
              <w:sz w:val="26"/>
              <w:szCs w:val="26"/>
              <w:rPrChange w:id="635" w:author="Hoang Anh" w:date="2020-05-11T14:43:00Z">
                <w:rPr>
                  <w:rFonts w:eastAsiaTheme="minorEastAsia"/>
                  <w:bCs/>
                  <w:noProof/>
                  <w:sz w:val="26"/>
                  <w:szCs w:val="26"/>
                </w:rPr>
              </w:rPrChange>
            </w:rPr>
          </w:pPr>
          <w:r w:rsidRPr="00F16134">
            <w:rPr>
              <w:rFonts w:ascii="Times New Roman" w:hAnsi="Times New Roman" w:cs="Times New Roman"/>
              <w:sz w:val="26"/>
              <w:szCs w:val="26"/>
              <w:rPrChange w:id="636" w:author="Hoang Anh" w:date="2020-05-11T14:43:00Z">
                <w:rPr/>
              </w:rPrChange>
            </w:rPr>
            <w:fldChar w:fldCharType="begin"/>
          </w:r>
          <w:r w:rsidRPr="00F16134">
            <w:rPr>
              <w:rFonts w:ascii="Times New Roman" w:hAnsi="Times New Roman" w:cs="Times New Roman"/>
              <w:sz w:val="26"/>
              <w:szCs w:val="26"/>
              <w:rPrChange w:id="637" w:author="Hoang Anh" w:date="2020-05-11T14:43:00Z">
                <w:rPr/>
              </w:rPrChange>
            </w:rPr>
            <w:instrText xml:space="preserve"> HYPERLINK \l "_Toc40075675" </w:instrText>
          </w:r>
          <w:r w:rsidRPr="00F16134">
            <w:rPr>
              <w:rFonts w:ascii="Times New Roman" w:hAnsi="Times New Roman" w:cs="Times New Roman"/>
              <w:sz w:val="26"/>
              <w:szCs w:val="26"/>
              <w:rPrChange w:id="638"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3.4.1</w:t>
          </w:r>
          <w:r w:rsidR="002C1557" w:rsidRPr="00F16134">
            <w:rPr>
              <w:rFonts w:ascii="Times New Roman" w:eastAsiaTheme="minorEastAsia" w:hAnsi="Times New Roman" w:cs="Times New Roman"/>
              <w:bCs/>
              <w:noProof/>
              <w:sz w:val="26"/>
              <w:szCs w:val="26"/>
              <w:rPrChange w:id="639"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KẾT QUẢ ĐẠT ĐƯỢC</w:t>
          </w:r>
          <w:r w:rsidR="002C1557" w:rsidRPr="00F16134">
            <w:rPr>
              <w:rFonts w:ascii="Times New Roman" w:hAnsi="Times New Roman" w:cs="Times New Roman"/>
              <w:bCs/>
              <w:noProof/>
              <w:webHidden/>
              <w:sz w:val="26"/>
              <w:szCs w:val="26"/>
              <w:rPrChange w:id="640"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41"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42" w:author="Hoang Anh" w:date="2020-05-11T14:43:00Z">
                <w:rPr>
                  <w:bCs/>
                  <w:noProof/>
                  <w:webHidden/>
                  <w:sz w:val="26"/>
                  <w:szCs w:val="26"/>
                </w:rPr>
              </w:rPrChange>
            </w:rPr>
            <w:instrText xml:space="preserve"> PAGEREF _Toc40075675 \h </w:instrText>
          </w:r>
          <w:r w:rsidR="002C1557" w:rsidRPr="00F16134">
            <w:rPr>
              <w:rFonts w:ascii="Times New Roman" w:hAnsi="Times New Roman" w:cs="Times New Roman"/>
              <w:bCs/>
              <w:noProof/>
              <w:webHidden/>
              <w:sz w:val="26"/>
              <w:szCs w:val="26"/>
              <w:rPrChange w:id="643"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44"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45" w:author="Hoang Anh" w:date="2020-05-11T14:43:00Z">
                <w:rPr>
                  <w:bCs/>
                  <w:noProof/>
                  <w:webHidden/>
                  <w:sz w:val="26"/>
                  <w:szCs w:val="26"/>
                </w:rPr>
              </w:rPrChange>
            </w:rPr>
            <w:t>63</w:t>
          </w:r>
          <w:r w:rsidR="002C1557" w:rsidRPr="00F16134">
            <w:rPr>
              <w:rFonts w:ascii="Times New Roman" w:hAnsi="Times New Roman" w:cs="Times New Roman"/>
              <w:bCs/>
              <w:noProof/>
              <w:webHidden/>
              <w:sz w:val="26"/>
              <w:szCs w:val="26"/>
              <w:rPrChange w:id="646"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47" w:author="Hoang Anh" w:date="2020-05-11T14:43:00Z">
                <w:rPr>
                  <w:bCs/>
                  <w:noProof/>
                  <w:sz w:val="26"/>
                  <w:szCs w:val="26"/>
                </w:rPr>
              </w:rPrChange>
            </w:rPr>
            <w:fldChar w:fldCharType="end"/>
          </w:r>
        </w:p>
        <w:p w14:paraId="13ADF3B1" w14:textId="5A44464E"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648"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649" w:author="Hoang Anh" w:date="2020-05-11T14:43:00Z">
                <w:rPr/>
              </w:rPrChange>
            </w:rPr>
            <w:fldChar w:fldCharType="begin"/>
          </w:r>
          <w:r w:rsidRPr="00F16134">
            <w:rPr>
              <w:rFonts w:ascii="Times New Roman" w:hAnsi="Times New Roman" w:cs="Times New Roman"/>
              <w:sz w:val="26"/>
              <w:szCs w:val="26"/>
              <w:rPrChange w:id="650" w:author="Hoang Anh" w:date="2020-05-11T14:43:00Z">
                <w:rPr/>
              </w:rPrChange>
            </w:rPr>
            <w:instrText xml:space="preserve"> HYPERLINK \l "_Toc40075676" </w:instrText>
          </w:r>
          <w:r w:rsidRPr="00F16134">
            <w:rPr>
              <w:rFonts w:ascii="Times New Roman" w:hAnsi="Times New Roman" w:cs="Times New Roman"/>
              <w:sz w:val="26"/>
              <w:szCs w:val="26"/>
              <w:rPrChange w:id="651" w:author="Hoang Anh" w:date="2020-05-11T14:43:00Z">
                <w:rPr>
                  <w:bCs/>
                  <w:noProof/>
                  <w:sz w:val="26"/>
                  <w:szCs w:val="26"/>
                </w:rPr>
              </w:rPrChange>
            </w:rPr>
            <w:fldChar w:fldCharType="separate"/>
          </w:r>
          <w:r w:rsidR="002C1557" w:rsidRPr="00F16134">
            <w:rPr>
              <w:rStyle w:val="Hyperlink"/>
              <w:rFonts w:ascii="Times New Roman" w:hAnsi="Times New Roman" w:cs="Times New Roman"/>
              <w:bCs/>
              <w:i/>
              <w:iCs/>
              <w:noProof/>
              <w:sz w:val="26"/>
              <w:szCs w:val="26"/>
            </w:rPr>
            <w:t>3.4.1.1</w:t>
          </w:r>
          <w:r w:rsidR="002C1557" w:rsidRPr="00F16134">
            <w:rPr>
              <w:rStyle w:val="Hyperlink"/>
              <w:rFonts w:ascii="Times New Roman" w:hAnsi="Times New Roman" w:cs="Times New Roman"/>
              <w:bCs/>
              <w:noProof/>
              <w:sz w:val="26"/>
              <w:szCs w:val="26"/>
            </w:rPr>
            <w:t xml:space="preserve"> Lý thuyết</w:t>
          </w:r>
          <w:r w:rsidR="002C1557" w:rsidRPr="00F16134">
            <w:rPr>
              <w:rFonts w:ascii="Times New Roman" w:hAnsi="Times New Roman" w:cs="Times New Roman"/>
              <w:bCs/>
              <w:noProof/>
              <w:webHidden/>
              <w:sz w:val="26"/>
              <w:szCs w:val="26"/>
              <w:rPrChange w:id="652"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53"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54" w:author="Hoang Anh" w:date="2020-05-11T14:43:00Z">
                <w:rPr>
                  <w:bCs/>
                  <w:noProof/>
                  <w:webHidden/>
                  <w:sz w:val="26"/>
                  <w:szCs w:val="26"/>
                </w:rPr>
              </w:rPrChange>
            </w:rPr>
            <w:instrText xml:space="preserve"> PAGEREF _Toc40075676 \h </w:instrText>
          </w:r>
          <w:r w:rsidR="002C1557" w:rsidRPr="00F16134">
            <w:rPr>
              <w:rFonts w:ascii="Times New Roman" w:hAnsi="Times New Roman" w:cs="Times New Roman"/>
              <w:bCs/>
              <w:noProof/>
              <w:webHidden/>
              <w:sz w:val="26"/>
              <w:szCs w:val="26"/>
              <w:rPrChange w:id="655"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56"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57" w:author="Hoang Anh" w:date="2020-05-11T14:43:00Z">
                <w:rPr>
                  <w:bCs/>
                  <w:noProof/>
                  <w:webHidden/>
                  <w:sz w:val="26"/>
                  <w:szCs w:val="26"/>
                </w:rPr>
              </w:rPrChange>
            </w:rPr>
            <w:t>63</w:t>
          </w:r>
          <w:r w:rsidR="002C1557" w:rsidRPr="00F16134">
            <w:rPr>
              <w:rFonts w:ascii="Times New Roman" w:hAnsi="Times New Roman" w:cs="Times New Roman"/>
              <w:bCs/>
              <w:noProof/>
              <w:webHidden/>
              <w:sz w:val="26"/>
              <w:szCs w:val="26"/>
              <w:rPrChange w:id="658"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59" w:author="Hoang Anh" w:date="2020-05-11T14:43:00Z">
                <w:rPr>
                  <w:bCs/>
                  <w:noProof/>
                  <w:sz w:val="26"/>
                  <w:szCs w:val="26"/>
                </w:rPr>
              </w:rPrChange>
            </w:rPr>
            <w:fldChar w:fldCharType="end"/>
          </w:r>
        </w:p>
        <w:p w14:paraId="136A7E3B" w14:textId="0672E5CA"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660"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661" w:author="Hoang Anh" w:date="2020-05-11T14:43:00Z">
                <w:rPr/>
              </w:rPrChange>
            </w:rPr>
            <w:fldChar w:fldCharType="begin"/>
          </w:r>
          <w:r w:rsidRPr="00F16134">
            <w:rPr>
              <w:rFonts w:ascii="Times New Roman" w:hAnsi="Times New Roman" w:cs="Times New Roman"/>
              <w:sz w:val="26"/>
              <w:szCs w:val="26"/>
              <w:rPrChange w:id="662" w:author="Hoang Anh" w:date="2020-05-11T14:43:00Z">
                <w:rPr/>
              </w:rPrChange>
            </w:rPr>
            <w:instrText xml:space="preserve"> HYPERLINK \l "_Toc40075677" </w:instrText>
          </w:r>
          <w:r w:rsidRPr="00F16134">
            <w:rPr>
              <w:rFonts w:ascii="Times New Roman" w:hAnsi="Times New Roman" w:cs="Times New Roman"/>
              <w:sz w:val="26"/>
              <w:szCs w:val="26"/>
              <w:rPrChange w:id="663" w:author="Hoang Anh" w:date="2020-05-11T14:43:00Z">
                <w:rPr>
                  <w:bCs/>
                  <w:noProof/>
                  <w:sz w:val="26"/>
                  <w:szCs w:val="26"/>
                </w:rPr>
              </w:rPrChange>
            </w:rPr>
            <w:fldChar w:fldCharType="separate"/>
          </w:r>
          <w:r w:rsidR="002C1557" w:rsidRPr="00F16134">
            <w:rPr>
              <w:rStyle w:val="Hyperlink"/>
              <w:rFonts w:ascii="Times New Roman" w:hAnsi="Times New Roman" w:cs="Times New Roman"/>
              <w:bCs/>
              <w:i/>
              <w:iCs/>
              <w:noProof/>
              <w:sz w:val="26"/>
              <w:szCs w:val="26"/>
            </w:rPr>
            <w:t>3.4.1.2</w:t>
          </w:r>
          <w:r w:rsidR="002C1557" w:rsidRPr="00F16134">
            <w:rPr>
              <w:rStyle w:val="Hyperlink"/>
              <w:rFonts w:ascii="Times New Roman" w:hAnsi="Times New Roman" w:cs="Times New Roman"/>
              <w:bCs/>
              <w:noProof/>
              <w:sz w:val="26"/>
              <w:szCs w:val="26"/>
            </w:rPr>
            <w:t xml:space="preserve"> Chương trình</w:t>
          </w:r>
          <w:r w:rsidR="002C1557" w:rsidRPr="00F16134">
            <w:rPr>
              <w:rFonts w:ascii="Times New Roman" w:hAnsi="Times New Roman" w:cs="Times New Roman"/>
              <w:bCs/>
              <w:noProof/>
              <w:webHidden/>
              <w:sz w:val="26"/>
              <w:szCs w:val="26"/>
              <w:rPrChange w:id="664"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65"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66" w:author="Hoang Anh" w:date="2020-05-11T14:43:00Z">
                <w:rPr>
                  <w:bCs/>
                  <w:noProof/>
                  <w:webHidden/>
                  <w:sz w:val="26"/>
                  <w:szCs w:val="26"/>
                </w:rPr>
              </w:rPrChange>
            </w:rPr>
            <w:instrText xml:space="preserve"> PAGEREF _Toc40075677 \h </w:instrText>
          </w:r>
          <w:r w:rsidR="002C1557" w:rsidRPr="00F16134">
            <w:rPr>
              <w:rFonts w:ascii="Times New Roman" w:hAnsi="Times New Roman" w:cs="Times New Roman"/>
              <w:bCs/>
              <w:noProof/>
              <w:webHidden/>
              <w:sz w:val="26"/>
              <w:szCs w:val="26"/>
              <w:rPrChange w:id="667"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68"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69" w:author="Hoang Anh" w:date="2020-05-11T14:43:00Z">
                <w:rPr>
                  <w:bCs/>
                  <w:noProof/>
                  <w:webHidden/>
                  <w:sz w:val="26"/>
                  <w:szCs w:val="26"/>
                </w:rPr>
              </w:rPrChange>
            </w:rPr>
            <w:t>63</w:t>
          </w:r>
          <w:r w:rsidR="002C1557" w:rsidRPr="00F16134">
            <w:rPr>
              <w:rFonts w:ascii="Times New Roman" w:hAnsi="Times New Roman" w:cs="Times New Roman"/>
              <w:bCs/>
              <w:noProof/>
              <w:webHidden/>
              <w:sz w:val="26"/>
              <w:szCs w:val="26"/>
              <w:rPrChange w:id="670"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71" w:author="Hoang Anh" w:date="2020-05-11T14:43:00Z">
                <w:rPr>
                  <w:bCs/>
                  <w:noProof/>
                  <w:sz w:val="26"/>
                  <w:szCs w:val="26"/>
                </w:rPr>
              </w:rPrChange>
            </w:rPr>
            <w:fldChar w:fldCharType="end"/>
          </w:r>
        </w:p>
        <w:p w14:paraId="7779685C" w14:textId="567C97F2" w:rsidR="002C1557" w:rsidRPr="00F16134" w:rsidRDefault="00F16134">
          <w:pPr>
            <w:pStyle w:val="TOC3"/>
            <w:tabs>
              <w:tab w:val="right" w:leader="dot" w:pos="8211"/>
            </w:tabs>
            <w:rPr>
              <w:rFonts w:ascii="Times New Roman" w:eastAsiaTheme="minorEastAsia" w:hAnsi="Times New Roman" w:cs="Times New Roman"/>
              <w:bCs/>
              <w:noProof/>
              <w:sz w:val="26"/>
              <w:szCs w:val="26"/>
              <w:rPrChange w:id="672" w:author="Hoang Anh" w:date="2020-05-11T14:43:00Z">
                <w:rPr>
                  <w:rFonts w:eastAsiaTheme="minorEastAsia" w:cstheme="minorBidi"/>
                  <w:bCs/>
                  <w:noProof/>
                  <w:sz w:val="26"/>
                  <w:szCs w:val="26"/>
                </w:rPr>
              </w:rPrChange>
            </w:rPr>
          </w:pPr>
          <w:r w:rsidRPr="00F16134">
            <w:rPr>
              <w:rFonts w:ascii="Times New Roman" w:hAnsi="Times New Roman" w:cs="Times New Roman"/>
              <w:sz w:val="26"/>
              <w:szCs w:val="26"/>
              <w:rPrChange w:id="673" w:author="Hoang Anh" w:date="2020-05-11T14:43:00Z">
                <w:rPr/>
              </w:rPrChange>
            </w:rPr>
            <w:fldChar w:fldCharType="begin"/>
          </w:r>
          <w:r w:rsidRPr="00F16134">
            <w:rPr>
              <w:rFonts w:ascii="Times New Roman" w:hAnsi="Times New Roman" w:cs="Times New Roman"/>
              <w:sz w:val="26"/>
              <w:szCs w:val="26"/>
              <w:rPrChange w:id="674" w:author="Hoang Anh" w:date="2020-05-11T14:43:00Z">
                <w:rPr/>
              </w:rPrChange>
            </w:rPr>
            <w:instrText xml:space="preserve"> HYPERLINK \l "_Toc40075678" </w:instrText>
          </w:r>
          <w:r w:rsidRPr="00F16134">
            <w:rPr>
              <w:rFonts w:ascii="Times New Roman" w:hAnsi="Times New Roman" w:cs="Times New Roman"/>
              <w:sz w:val="26"/>
              <w:szCs w:val="26"/>
              <w:rPrChange w:id="675" w:author="Hoang Anh" w:date="2020-05-11T14:43:00Z">
                <w:rPr>
                  <w:bCs/>
                  <w:noProof/>
                  <w:sz w:val="26"/>
                  <w:szCs w:val="26"/>
                </w:rPr>
              </w:rPrChange>
            </w:rPr>
            <w:fldChar w:fldCharType="separate"/>
          </w:r>
          <w:r w:rsidR="002C1557" w:rsidRPr="00F16134">
            <w:rPr>
              <w:rStyle w:val="Hyperlink"/>
              <w:rFonts w:ascii="Times New Roman" w:hAnsi="Times New Roman" w:cs="Times New Roman"/>
              <w:bCs/>
              <w:i/>
              <w:iCs/>
              <w:noProof/>
              <w:sz w:val="26"/>
              <w:szCs w:val="26"/>
            </w:rPr>
            <w:t>3.4.1.3</w:t>
          </w:r>
          <w:r w:rsidR="002C1557" w:rsidRPr="00F16134">
            <w:rPr>
              <w:rStyle w:val="Hyperlink"/>
              <w:rFonts w:ascii="Times New Roman" w:hAnsi="Times New Roman" w:cs="Times New Roman"/>
              <w:bCs/>
              <w:noProof/>
              <w:sz w:val="26"/>
              <w:szCs w:val="26"/>
            </w:rPr>
            <w:t xml:space="preserve"> Khả năng ứng dụng</w:t>
          </w:r>
          <w:r w:rsidR="002C1557" w:rsidRPr="00F16134">
            <w:rPr>
              <w:rFonts w:ascii="Times New Roman" w:hAnsi="Times New Roman" w:cs="Times New Roman"/>
              <w:bCs/>
              <w:noProof/>
              <w:webHidden/>
              <w:sz w:val="26"/>
              <w:szCs w:val="26"/>
              <w:rPrChange w:id="676"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77"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78" w:author="Hoang Anh" w:date="2020-05-11T14:43:00Z">
                <w:rPr>
                  <w:bCs/>
                  <w:noProof/>
                  <w:webHidden/>
                  <w:sz w:val="26"/>
                  <w:szCs w:val="26"/>
                </w:rPr>
              </w:rPrChange>
            </w:rPr>
            <w:instrText xml:space="preserve"> PAGEREF _Toc40075678 \h </w:instrText>
          </w:r>
          <w:r w:rsidR="002C1557" w:rsidRPr="00F16134">
            <w:rPr>
              <w:rFonts w:ascii="Times New Roman" w:hAnsi="Times New Roman" w:cs="Times New Roman"/>
              <w:bCs/>
              <w:noProof/>
              <w:webHidden/>
              <w:sz w:val="26"/>
              <w:szCs w:val="26"/>
              <w:rPrChange w:id="679"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80"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81" w:author="Hoang Anh" w:date="2020-05-11T14:43:00Z">
                <w:rPr>
                  <w:bCs/>
                  <w:noProof/>
                  <w:webHidden/>
                  <w:sz w:val="26"/>
                  <w:szCs w:val="26"/>
                </w:rPr>
              </w:rPrChange>
            </w:rPr>
            <w:t>63</w:t>
          </w:r>
          <w:r w:rsidR="002C1557" w:rsidRPr="00F16134">
            <w:rPr>
              <w:rFonts w:ascii="Times New Roman" w:hAnsi="Times New Roman" w:cs="Times New Roman"/>
              <w:bCs/>
              <w:noProof/>
              <w:webHidden/>
              <w:sz w:val="26"/>
              <w:szCs w:val="26"/>
              <w:rPrChange w:id="682"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83" w:author="Hoang Anh" w:date="2020-05-11T14:43:00Z">
                <w:rPr>
                  <w:bCs/>
                  <w:noProof/>
                  <w:sz w:val="26"/>
                  <w:szCs w:val="26"/>
                </w:rPr>
              </w:rPrChange>
            </w:rPr>
            <w:fldChar w:fldCharType="end"/>
          </w:r>
        </w:p>
        <w:p w14:paraId="07A583D7" w14:textId="0822F298" w:rsidR="002C1557" w:rsidRPr="00F16134" w:rsidRDefault="00F16134">
          <w:pPr>
            <w:pStyle w:val="TOC2"/>
            <w:tabs>
              <w:tab w:val="left" w:pos="1100"/>
              <w:tab w:val="right" w:leader="dot" w:pos="8211"/>
            </w:tabs>
            <w:rPr>
              <w:rFonts w:ascii="Times New Roman" w:eastAsiaTheme="minorEastAsia" w:hAnsi="Times New Roman" w:cs="Times New Roman"/>
              <w:bCs/>
              <w:noProof/>
              <w:sz w:val="26"/>
              <w:szCs w:val="26"/>
              <w:rPrChange w:id="684" w:author="Hoang Anh" w:date="2020-05-11T14:43:00Z">
                <w:rPr>
                  <w:rFonts w:eastAsiaTheme="minorEastAsia"/>
                  <w:bCs/>
                  <w:noProof/>
                  <w:sz w:val="26"/>
                  <w:szCs w:val="26"/>
                </w:rPr>
              </w:rPrChange>
            </w:rPr>
          </w:pPr>
          <w:r w:rsidRPr="00F16134">
            <w:rPr>
              <w:rFonts w:ascii="Times New Roman" w:hAnsi="Times New Roman" w:cs="Times New Roman"/>
              <w:sz w:val="26"/>
              <w:szCs w:val="26"/>
              <w:rPrChange w:id="685" w:author="Hoang Anh" w:date="2020-05-11T14:43:00Z">
                <w:rPr/>
              </w:rPrChange>
            </w:rPr>
            <w:fldChar w:fldCharType="begin"/>
          </w:r>
          <w:r w:rsidRPr="00F16134">
            <w:rPr>
              <w:rFonts w:ascii="Times New Roman" w:hAnsi="Times New Roman" w:cs="Times New Roman"/>
              <w:sz w:val="26"/>
              <w:szCs w:val="26"/>
              <w:rPrChange w:id="686" w:author="Hoang Anh" w:date="2020-05-11T14:43:00Z">
                <w:rPr/>
              </w:rPrChange>
            </w:rPr>
            <w:instrText xml:space="preserve"> HYPERLINK \l "_Toc40075679" </w:instrText>
          </w:r>
          <w:r w:rsidRPr="00F16134">
            <w:rPr>
              <w:rFonts w:ascii="Times New Roman" w:hAnsi="Times New Roman" w:cs="Times New Roman"/>
              <w:sz w:val="26"/>
              <w:szCs w:val="26"/>
              <w:rPrChange w:id="687"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3.4.1</w:t>
          </w:r>
          <w:r w:rsidR="002C1557" w:rsidRPr="00F16134">
            <w:rPr>
              <w:rFonts w:ascii="Times New Roman" w:eastAsiaTheme="minorEastAsia" w:hAnsi="Times New Roman" w:cs="Times New Roman"/>
              <w:bCs/>
              <w:noProof/>
              <w:sz w:val="26"/>
              <w:szCs w:val="26"/>
              <w:rPrChange w:id="688" w:author="Hoang Anh" w:date="2020-05-11T14:43:00Z">
                <w:rPr>
                  <w:rFonts w:eastAsiaTheme="minorEastAsia"/>
                  <w:bCs/>
                  <w:noProof/>
                  <w:sz w:val="26"/>
                  <w:szCs w:val="26"/>
                </w:rPr>
              </w:rPrChange>
            </w:rPr>
            <w:tab/>
          </w:r>
          <w:r w:rsidR="002C1557" w:rsidRPr="00F16134">
            <w:rPr>
              <w:rStyle w:val="Hyperlink"/>
              <w:rFonts w:ascii="Times New Roman" w:hAnsi="Times New Roman" w:cs="Times New Roman"/>
              <w:bCs/>
              <w:noProof/>
              <w:sz w:val="26"/>
              <w:szCs w:val="26"/>
            </w:rPr>
            <w:t>HẠN CHẾ</w:t>
          </w:r>
          <w:r w:rsidR="002C1557" w:rsidRPr="00F16134">
            <w:rPr>
              <w:rFonts w:ascii="Times New Roman" w:hAnsi="Times New Roman" w:cs="Times New Roman"/>
              <w:bCs/>
              <w:noProof/>
              <w:webHidden/>
              <w:sz w:val="26"/>
              <w:szCs w:val="26"/>
              <w:rPrChange w:id="689"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690"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691" w:author="Hoang Anh" w:date="2020-05-11T14:43:00Z">
                <w:rPr>
                  <w:bCs/>
                  <w:noProof/>
                  <w:webHidden/>
                  <w:sz w:val="26"/>
                  <w:szCs w:val="26"/>
                </w:rPr>
              </w:rPrChange>
            </w:rPr>
            <w:instrText xml:space="preserve"> PAGEREF _Toc40075679 \h </w:instrText>
          </w:r>
          <w:r w:rsidR="002C1557" w:rsidRPr="00F16134">
            <w:rPr>
              <w:rFonts w:ascii="Times New Roman" w:hAnsi="Times New Roman" w:cs="Times New Roman"/>
              <w:bCs/>
              <w:noProof/>
              <w:webHidden/>
              <w:sz w:val="26"/>
              <w:szCs w:val="26"/>
              <w:rPrChange w:id="692"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693"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694" w:author="Hoang Anh" w:date="2020-05-11T14:43:00Z">
                <w:rPr>
                  <w:bCs/>
                  <w:noProof/>
                  <w:webHidden/>
                  <w:sz w:val="26"/>
                  <w:szCs w:val="26"/>
                </w:rPr>
              </w:rPrChange>
            </w:rPr>
            <w:t>63</w:t>
          </w:r>
          <w:r w:rsidR="002C1557" w:rsidRPr="00F16134">
            <w:rPr>
              <w:rFonts w:ascii="Times New Roman" w:hAnsi="Times New Roman" w:cs="Times New Roman"/>
              <w:bCs/>
              <w:noProof/>
              <w:webHidden/>
              <w:sz w:val="26"/>
              <w:szCs w:val="26"/>
              <w:rPrChange w:id="695"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696" w:author="Hoang Anh" w:date="2020-05-11T14:43:00Z">
                <w:rPr>
                  <w:bCs/>
                  <w:noProof/>
                  <w:sz w:val="26"/>
                  <w:szCs w:val="26"/>
                </w:rPr>
              </w:rPrChange>
            </w:rPr>
            <w:fldChar w:fldCharType="end"/>
          </w:r>
        </w:p>
        <w:p w14:paraId="73BF90AA" w14:textId="12DC5B22" w:rsidR="002C1557" w:rsidRPr="00F16134" w:rsidRDefault="00F16134">
          <w:pPr>
            <w:pStyle w:val="TOC2"/>
            <w:tabs>
              <w:tab w:val="right" w:leader="dot" w:pos="8211"/>
            </w:tabs>
            <w:rPr>
              <w:rFonts w:ascii="Times New Roman" w:eastAsiaTheme="minorEastAsia" w:hAnsi="Times New Roman" w:cs="Times New Roman"/>
              <w:bCs/>
              <w:noProof/>
              <w:sz w:val="26"/>
              <w:szCs w:val="26"/>
              <w:rPrChange w:id="697" w:author="Hoang Anh" w:date="2020-05-11T14:43:00Z">
                <w:rPr>
                  <w:rFonts w:eastAsiaTheme="minorEastAsia"/>
                  <w:bCs/>
                  <w:noProof/>
                  <w:sz w:val="26"/>
                  <w:szCs w:val="26"/>
                </w:rPr>
              </w:rPrChange>
            </w:rPr>
          </w:pPr>
          <w:r w:rsidRPr="00F16134">
            <w:rPr>
              <w:rFonts w:ascii="Times New Roman" w:hAnsi="Times New Roman" w:cs="Times New Roman"/>
              <w:sz w:val="26"/>
              <w:szCs w:val="26"/>
              <w:rPrChange w:id="698" w:author="Hoang Anh" w:date="2020-05-11T14:43:00Z">
                <w:rPr/>
              </w:rPrChange>
            </w:rPr>
            <w:fldChar w:fldCharType="begin"/>
          </w:r>
          <w:r w:rsidRPr="00F16134">
            <w:rPr>
              <w:rFonts w:ascii="Times New Roman" w:hAnsi="Times New Roman" w:cs="Times New Roman"/>
              <w:sz w:val="26"/>
              <w:szCs w:val="26"/>
              <w:rPrChange w:id="699" w:author="Hoang Anh" w:date="2020-05-11T14:43:00Z">
                <w:rPr/>
              </w:rPrChange>
            </w:rPr>
            <w:instrText xml:space="preserve"> HYPERLINK \l "_Toc40075680" </w:instrText>
          </w:r>
          <w:r w:rsidRPr="00F16134">
            <w:rPr>
              <w:rFonts w:ascii="Times New Roman" w:hAnsi="Times New Roman" w:cs="Times New Roman"/>
              <w:sz w:val="26"/>
              <w:szCs w:val="26"/>
              <w:rPrChange w:id="700" w:author="Hoang Anh" w:date="2020-05-11T14:43:00Z">
                <w:rPr>
                  <w:bCs/>
                  <w:noProof/>
                  <w:sz w:val="26"/>
                  <w:szCs w:val="26"/>
                </w:rPr>
              </w:rPrChange>
            </w:rPr>
            <w:fldChar w:fldCharType="separate"/>
          </w:r>
          <w:r w:rsidR="002C1557" w:rsidRPr="00F16134">
            <w:rPr>
              <w:rStyle w:val="Hyperlink"/>
              <w:rFonts w:ascii="Times New Roman" w:hAnsi="Times New Roman" w:cs="Times New Roman"/>
              <w:bCs/>
              <w:noProof/>
              <w:sz w:val="26"/>
              <w:szCs w:val="26"/>
            </w:rPr>
            <w:t>3.4.3 HƯỚNG PHÁT TRIỂN</w:t>
          </w:r>
          <w:r w:rsidR="002C1557" w:rsidRPr="00F16134">
            <w:rPr>
              <w:rFonts w:ascii="Times New Roman" w:hAnsi="Times New Roman" w:cs="Times New Roman"/>
              <w:bCs/>
              <w:noProof/>
              <w:webHidden/>
              <w:sz w:val="26"/>
              <w:szCs w:val="26"/>
              <w:rPrChange w:id="701" w:author="Hoang Anh" w:date="2020-05-11T14:43:00Z">
                <w:rPr>
                  <w:bCs/>
                  <w:noProof/>
                  <w:webHidden/>
                  <w:sz w:val="26"/>
                  <w:szCs w:val="26"/>
                </w:rPr>
              </w:rPrChange>
            </w:rPr>
            <w:tab/>
          </w:r>
          <w:r w:rsidR="002C1557" w:rsidRPr="00F16134">
            <w:rPr>
              <w:rFonts w:ascii="Times New Roman" w:hAnsi="Times New Roman" w:cs="Times New Roman"/>
              <w:bCs/>
              <w:noProof/>
              <w:webHidden/>
              <w:sz w:val="26"/>
              <w:szCs w:val="26"/>
              <w:rPrChange w:id="702" w:author="Hoang Anh" w:date="2020-05-11T14:43:00Z">
                <w:rPr>
                  <w:bCs/>
                  <w:noProof/>
                  <w:webHidden/>
                  <w:sz w:val="26"/>
                  <w:szCs w:val="26"/>
                </w:rPr>
              </w:rPrChange>
            </w:rPr>
            <w:fldChar w:fldCharType="begin"/>
          </w:r>
          <w:r w:rsidR="002C1557" w:rsidRPr="00F16134">
            <w:rPr>
              <w:rFonts w:ascii="Times New Roman" w:hAnsi="Times New Roman" w:cs="Times New Roman"/>
              <w:bCs/>
              <w:noProof/>
              <w:webHidden/>
              <w:sz w:val="26"/>
              <w:szCs w:val="26"/>
              <w:rPrChange w:id="703" w:author="Hoang Anh" w:date="2020-05-11T14:43:00Z">
                <w:rPr>
                  <w:bCs/>
                  <w:noProof/>
                  <w:webHidden/>
                  <w:sz w:val="26"/>
                  <w:szCs w:val="26"/>
                </w:rPr>
              </w:rPrChange>
            </w:rPr>
            <w:instrText xml:space="preserve"> PAGEREF _Toc40075680 \h </w:instrText>
          </w:r>
          <w:r w:rsidR="002C1557" w:rsidRPr="00F16134">
            <w:rPr>
              <w:rFonts w:ascii="Times New Roman" w:hAnsi="Times New Roman" w:cs="Times New Roman"/>
              <w:bCs/>
              <w:noProof/>
              <w:webHidden/>
              <w:sz w:val="26"/>
              <w:szCs w:val="26"/>
              <w:rPrChange w:id="704" w:author="Hoang Anh" w:date="2020-05-11T14:43:00Z">
                <w:rPr>
                  <w:rFonts w:ascii="Times New Roman" w:hAnsi="Times New Roman" w:cs="Times New Roman"/>
                  <w:bCs/>
                  <w:noProof/>
                  <w:webHidden/>
                  <w:sz w:val="26"/>
                  <w:szCs w:val="26"/>
                </w:rPr>
              </w:rPrChange>
            </w:rPr>
          </w:r>
          <w:r w:rsidR="002C1557" w:rsidRPr="00F16134">
            <w:rPr>
              <w:rFonts w:ascii="Times New Roman" w:hAnsi="Times New Roman" w:cs="Times New Roman"/>
              <w:bCs/>
              <w:noProof/>
              <w:webHidden/>
              <w:sz w:val="26"/>
              <w:szCs w:val="26"/>
              <w:rPrChange w:id="705" w:author="Hoang Anh" w:date="2020-05-11T14:43:00Z">
                <w:rPr>
                  <w:bCs/>
                  <w:noProof/>
                  <w:webHidden/>
                  <w:sz w:val="26"/>
                  <w:szCs w:val="26"/>
                </w:rPr>
              </w:rPrChange>
            </w:rPr>
            <w:fldChar w:fldCharType="separate"/>
          </w:r>
          <w:r w:rsidR="002C1557" w:rsidRPr="00F16134">
            <w:rPr>
              <w:rFonts w:ascii="Times New Roman" w:hAnsi="Times New Roman" w:cs="Times New Roman"/>
              <w:bCs/>
              <w:noProof/>
              <w:webHidden/>
              <w:sz w:val="26"/>
              <w:szCs w:val="26"/>
              <w:rPrChange w:id="706" w:author="Hoang Anh" w:date="2020-05-11T14:43:00Z">
                <w:rPr>
                  <w:bCs/>
                  <w:noProof/>
                  <w:webHidden/>
                  <w:sz w:val="26"/>
                  <w:szCs w:val="26"/>
                </w:rPr>
              </w:rPrChange>
            </w:rPr>
            <w:t>63</w:t>
          </w:r>
          <w:r w:rsidR="002C1557" w:rsidRPr="00F16134">
            <w:rPr>
              <w:rFonts w:ascii="Times New Roman" w:hAnsi="Times New Roman" w:cs="Times New Roman"/>
              <w:bCs/>
              <w:noProof/>
              <w:webHidden/>
              <w:sz w:val="26"/>
              <w:szCs w:val="26"/>
              <w:rPrChange w:id="707" w:author="Hoang Anh" w:date="2020-05-11T14:43:00Z">
                <w:rPr>
                  <w:bCs/>
                  <w:noProof/>
                  <w:webHidden/>
                  <w:sz w:val="26"/>
                  <w:szCs w:val="26"/>
                </w:rPr>
              </w:rPrChange>
            </w:rPr>
            <w:fldChar w:fldCharType="end"/>
          </w:r>
          <w:r w:rsidRPr="00F16134">
            <w:rPr>
              <w:rFonts w:ascii="Times New Roman" w:hAnsi="Times New Roman" w:cs="Times New Roman"/>
              <w:bCs/>
              <w:noProof/>
              <w:sz w:val="26"/>
              <w:szCs w:val="26"/>
              <w:rPrChange w:id="708" w:author="Hoang Anh" w:date="2020-05-11T14:43:00Z">
                <w:rPr>
                  <w:bCs/>
                  <w:noProof/>
                  <w:sz w:val="26"/>
                  <w:szCs w:val="26"/>
                </w:rPr>
              </w:rPrChange>
            </w:rPr>
            <w:fldChar w:fldCharType="end"/>
          </w:r>
        </w:p>
        <w:p w14:paraId="24FFDE9E" w14:textId="74D40AE5" w:rsidR="003E245E" w:rsidRPr="003E245E" w:rsidRDefault="003E245E">
          <w:pPr>
            <w:rPr>
              <w:rFonts w:ascii="Times New Roman" w:hAnsi="Times New Roman" w:cs="Times New Roman"/>
              <w:bCs/>
              <w:sz w:val="26"/>
              <w:szCs w:val="26"/>
            </w:rPr>
          </w:pPr>
          <w:r w:rsidRPr="001D707D">
            <w:rPr>
              <w:rFonts w:ascii="Times New Roman" w:hAnsi="Times New Roman" w:cs="Times New Roman"/>
              <w:bCs/>
              <w:noProof/>
              <w:sz w:val="26"/>
              <w:szCs w:val="26"/>
            </w:rPr>
            <w:fldChar w:fldCharType="end"/>
          </w:r>
        </w:p>
      </w:sdtContent>
    </w:sdt>
    <w:p w14:paraId="55832876" w14:textId="77777777" w:rsidR="00A25CE7" w:rsidRPr="003E245E" w:rsidRDefault="00A25CE7" w:rsidP="00C56B1F">
      <w:pPr>
        <w:spacing w:line="288" w:lineRule="auto"/>
        <w:rPr>
          <w:rFonts w:ascii="Times New Roman" w:hAnsi="Times New Roman" w:cs="Times New Roman"/>
          <w:bCs/>
          <w:sz w:val="26"/>
          <w:szCs w:val="26"/>
        </w:rPr>
        <w:sectPr w:rsidR="00A25CE7" w:rsidRPr="003E245E" w:rsidSect="00EC4DE5">
          <w:footerReference w:type="default" r:id="rId9"/>
          <w:pgSz w:w="11907" w:h="16840" w:code="9"/>
          <w:pgMar w:top="1418" w:right="1418" w:bottom="1418" w:left="2268" w:header="567" w:footer="567" w:gutter="0"/>
          <w:pgNumType w:fmt="lowerRoman" w:start="1"/>
          <w:cols w:space="720"/>
          <w:docGrid w:linePitch="360"/>
        </w:sectPr>
      </w:pPr>
    </w:p>
    <w:p w14:paraId="16A5E8E6" w14:textId="101D0A86" w:rsidR="003A460B" w:rsidRPr="003E245E" w:rsidRDefault="003A460B" w:rsidP="003A460B">
      <w:pPr>
        <w:pStyle w:val="ListParagraph"/>
        <w:ind w:left="0" w:right="-284"/>
        <w:jc w:val="center"/>
        <w:outlineLvl w:val="0"/>
        <w:rPr>
          <w:rFonts w:ascii="Times New Roman" w:hAnsi="Times New Roman" w:cs="Times New Roman"/>
          <w:b/>
          <w:color w:val="000000" w:themeColor="text1"/>
          <w:sz w:val="28"/>
          <w:szCs w:val="28"/>
        </w:rPr>
      </w:pPr>
      <w:bookmarkStart w:id="709" w:name="_Toc40075638"/>
      <w:r w:rsidRPr="003E245E">
        <w:rPr>
          <w:rFonts w:ascii="Times New Roman" w:hAnsi="Times New Roman" w:cs="Times New Roman"/>
          <w:b/>
          <w:color w:val="000000" w:themeColor="text1"/>
          <w:sz w:val="28"/>
          <w:szCs w:val="28"/>
        </w:rPr>
        <w:lastRenderedPageBreak/>
        <w:t xml:space="preserve">CHƯƠNG </w:t>
      </w:r>
      <w:r>
        <w:rPr>
          <w:rFonts w:ascii="Times New Roman" w:hAnsi="Times New Roman" w:cs="Times New Roman"/>
          <w:b/>
          <w:color w:val="000000" w:themeColor="text1"/>
          <w:sz w:val="28"/>
          <w:szCs w:val="28"/>
        </w:rPr>
        <w:t>1</w:t>
      </w:r>
      <w:r w:rsidRPr="003E245E">
        <w:rPr>
          <w:rFonts w:ascii="Times New Roman" w:hAnsi="Times New Roman" w:cs="Times New Roman"/>
          <w:b/>
          <w:color w:val="000000" w:themeColor="text1"/>
          <w:sz w:val="28"/>
          <w:szCs w:val="28"/>
        </w:rPr>
        <w:t>:</w:t>
      </w:r>
      <w:bookmarkEnd w:id="709"/>
      <w:r w:rsidRPr="003E245E">
        <w:rPr>
          <w:rFonts w:ascii="Times New Roman" w:hAnsi="Times New Roman" w:cs="Times New Roman"/>
          <w:b/>
          <w:color w:val="000000" w:themeColor="text1"/>
          <w:sz w:val="28"/>
          <w:szCs w:val="28"/>
        </w:rPr>
        <w:t xml:space="preserve"> </w:t>
      </w:r>
    </w:p>
    <w:p w14:paraId="75E47B0B" w14:textId="41C7D517" w:rsidR="003A460B" w:rsidRPr="003E245E" w:rsidRDefault="003A460B" w:rsidP="003A460B">
      <w:pPr>
        <w:pStyle w:val="ListParagraph"/>
        <w:ind w:left="0" w:right="-284"/>
        <w:jc w:val="center"/>
        <w:outlineLvl w:val="0"/>
        <w:rPr>
          <w:rFonts w:ascii="Times New Roman" w:hAnsi="Times New Roman" w:cs="Times New Roman"/>
          <w:b/>
          <w:color w:val="000000" w:themeColor="text1"/>
          <w:sz w:val="28"/>
          <w:szCs w:val="28"/>
        </w:rPr>
      </w:pPr>
      <w:bookmarkStart w:id="710" w:name="_Toc40075639"/>
      <w:r>
        <w:rPr>
          <w:rFonts w:ascii="Times New Roman" w:hAnsi="Times New Roman" w:cs="Times New Roman"/>
          <w:b/>
          <w:color w:val="000000" w:themeColor="text1"/>
          <w:sz w:val="28"/>
          <w:szCs w:val="28"/>
        </w:rPr>
        <w:t>GIỚI THIỆU VỀ CƠ QUAN THỰC TẬP</w:t>
      </w:r>
      <w:r w:rsidR="00D868AD">
        <w:rPr>
          <w:rFonts w:ascii="Times New Roman" w:hAnsi="Times New Roman" w:cs="Times New Roman"/>
          <w:b/>
          <w:color w:val="000000" w:themeColor="text1"/>
          <w:sz w:val="28"/>
          <w:szCs w:val="28"/>
        </w:rPr>
        <w:t xml:space="preserve"> VÀ ĐẶT VẤN ĐỀ</w:t>
      </w:r>
      <w:bookmarkEnd w:id="710"/>
    </w:p>
    <w:p w14:paraId="0F91FDFB" w14:textId="0D377041" w:rsidR="006C4180" w:rsidRPr="003E245E" w:rsidRDefault="006C4180" w:rsidP="00E17FFE">
      <w:pPr>
        <w:pStyle w:val="Heading2"/>
        <w:rPr>
          <w:rFonts w:ascii="Times New Roman" w:hAnsi="Times New Roman" w:cs="Times New Roman"/>
          <w:bCs w:val="0"/>
          <w:color w:val="000000" w:themeColor="text1"/>
        </w:rPr>
      </w:pPr>
      <w:bookmarkStart w:id="711" w:name="_Toc40075640"/>
      <w:r w:rsidRPr="003E245E">
        <w:rPr>
          <w:rFonts w:ascii="Times New Roman" w:hAnsi="Times New Roman" w:cs="Times New Roman"/>
          <w:bCs w:val="0"/>
          <w:color w:val="000000" w:themeColor="text1"/>
        </w:rPr>
        <w:t>1.</w:t>
      </w:r>
      <w:r w:rsidR="00684236" w:rsidRPr="003E245E">
        <w:rPr>
          <w:rFonts w:ascii="Times New Roman" w:hAnsi="Times New Roman" w:cs="Times New Roman"/>
          <w:bCs w:val="0"/>
          <w:color w:val="000000" w:themeColor="text1"/>
        </w:rPr>
        <w:t>1</w:t>
      </w:r>
      <w:r w:rsidRPr="003E245E">
        <w:rPr>
          <w:rFonts w:ascii="Times New Roman" w:hAnsi="Times New Roman" w:cs="Times New Roman"/>
          <w:bCs w:val="0"/>
          <w:color w:val="000000" w:themeColor="text1"/>
        </w:rPr>
        <w:t xml:space="preserve"> Giới thiệu chung về Khoa Công nghệ thông tin</w:t>
      </w:r>
      <w:bookmarkEnd w:id="711"/>
    </w:p>
    <w:p w14:paraId="32CCDEAC" w14:textId="751CE487" w:rsidR="008E2000" w:rsidRPr="003E245E" w:rsidRDefault="008E2000" w:rsidP="006C4180">
      <w:pPr>
        <w:pStyle w:val="hinhanh"/>
        <w:ind w:firstLine="426"/>
        <w:rPr>
          <w:i w:val="0"/>
          <w:iCs/>
          <w:szCs w:val="26"/>
        </w:rPr>
      </w:pPr>
      <w:r w:rsidRPr="003E245E">
        <w:rPr>
          <w:i w:val="0"/>
          <w:iCs/>
          <w:szCs w:val="26"/>
        </w:rPr>
        <w:t>Khoa Công nghệ thông tin được thành lập theo Quyết định số 1461/QĐ-ĐHAG của Hiệu trưởng Trường Đại học An Giang ngày 14/08/2017. Hiện nay, Khoa gồm có 2 bộ môn: Bộ môn Công nghệ thông tin và Bộ môn Kỹ thuật phần mềm. Với nhiệm vụ đào tạo nguồn nhân lực chất lượng cao thuộc lĩnh vực công nghệ thông tin, và tham gia các hoạt động nghiên cứu khoa học và chuyển giao công nghệ, năm 2017 - 2018,  Khoa đã đưa vào vận hành 2 chương trình đào tạo được thiết kế theo chuẩn CDIO; giảng dạy 06 học phần chuyên ngành bằng ngôn ngữ tiếng Anh; đẩy mạnh việc phát triển và chuyển giao các sản phẩm nghiên cứu khoa học nhằm đáp ứng nhu cầu phát triển kinh tế của tỉnh An Giang và khu vực Đồng bằng sông Cửu Long. Hiện Khoa có các ngành đào tạo sau:</w:t>
      </w:r>
    </w:p>
    <w:p w14:paraId="70780248" w14:textId="40FC6BB9" w:rsidR="000F08A9" w:rsidRPr="003E245E" w:rsidRDefault="000F08A9">
      <w:pPr>
        <w:ind w:firstLine="426"/>
        <w:rPr>
          <w:rFonts w:ascii="Times New Roman" w:eastAsia="Times New Roman" w:hAnsi="Times New Roman" w:cs="Times New Roman"/>
          <w:b/>
          <w:iCs/>
          <w:sz w:val="26"/>
          <w:szCs w:val="26"/>
          <w:lang w:eastAsia="zh-CN"/>
        </w:rPr>
        <w:pPrChange w:id="712" w:author="Hoang Anh" w:date="2020-05-11T14:44:00Z">
          <w:pPr/>
        </w:pPrChange>
      </w:pPr>
      <w:r w:rsidRPr="003E245E">
        <w:rPr>
          <w:rFonts w:ascii="Times New Roman" w:eastAsia="Times New Roman" w:hAnsi="Times New Roman" w:cs="Times New Roman"/>
          <w:b/>
          <w:iCs/>
          <w:sz w:val="26"/>
          <w:szCs w:val="26"/>
          <w:lang w:eastAsia="zh-CN"/>
        </w:rPr>
        <w:t>Ngành Công nghệ Thông tin:</w:t>
      </w:r>
    </w:p>
    <w:p w14:paraId="269BC5B5" w14:textId="73D99D07"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Đào tạo Cử nhân Công nghệ thông tin có kiến thức cơ bản, cơ sở và chuyên ngành thuộc lĩnh vực công nghệ thông tin; có năng lực tham mưu, tư vấn và khả năng tổ chức thực hiện nhiệm vụ với tư cách của một chuyên viên trong lĩnh vực công nghệ thông tin. Trong quá trình học, sinh viên được trang bị kiến thức về phân tích, thiết kế và quản lý các dự án công nghệ thông tin; có khả năng xây dựng, bảo trì và quản lý các hệ thống mạng máy tính và truyền thông.</w:t>
      </w:r>
    </w:p>
    <w:p w14:paraId="4394B26F" w14:textId="2365FAF5"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Sau khi tốt nghiệp, sinh viên có khả năng quản trị thành thạo các hệ thống thông tin ở các trung tâm tin học, các doanh nghiệp có ứng dụng công nghệ thông tin vào quản lý điều hành sản xuất và kinh doanh.</w:t>
      </w:r>
    </w:p>
    <w:p w14:paraId="570799BE" w14:textId="77777777" w:rsidR="000F08A9" w:rsidRPr="003E245E" w:rsidRDefault="000F08A9">
      <w:pPr>
        <w:ind w:firstLine="426"/>
        <w:rPr>
          <w:rFonts w:ascii="Times New Roman" w:hAnsi="Times New Roman" w:cs="Times New Roman"/>
          <w:b/>
          <w:sz w:val="26"/>
          <w:szCs w:val="26"/>
        </w:rPr>
        <w:pPrChange w:id="713" w:author="Hoang Anh" w:date="2020-05-11T14:44:00Z">
          <w:pPr/>
        </w:pPrChange>
      </w:pPr>
      <w:r w:rsidRPr="003E245E">
        <w:rPr>
          <w:rFonts w:ascii="Times New Roman" w:hAnsi="Times New Roman" w:cs="Times New Roman"/>
          <w:b/>
          <w:sz w:val="26"/>
          <w:szCs w:val="26"/>
        </w:rPr>
        <w:t>Ngành Kỹ thuật phần mềm:</w:t>
      </w:r>
    </w:p>
    <w:p w14:paraId="5EE80EE8" w14:textId="59968A2D"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Đào tạo Cử nhân Kỹ thuật phần mềm có khả năng thiết kế các phần mềm theo đúng qui trình sản xuất phần mềm; có năng lực tham mưu, tư vấn và khả năng tổ chức thực hiện nhiệm vụ của một chuyên viên trong lĩnh vực kỹ thuật phần mềm. Trong quá trình học, sinh viên được trang bị kiến thức về quy trình xây dựng, quản lý và bảo trì hệ thống phần mềm.</w:t>
      </w:r>
    </w:p>
    <w:p w14:paraId="1A5952F6" w14:textId="7F3FCCFD"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Sau khi tốt nghiệp, sinh viên sẽ thành công trong việc phân tích, thiết kế phần mềm; có đủ khả năng để làm việc tại các công ty sản xuất phần mềm.</w:t>
      </w:r>
    </w:p>
    <w:p w14:paraId="7CF91199" w14:textId="77777777" w:rsidR="000F08A9" w:rsidRPr="003E245E" w:rsidRDefault="000F08A9">
      <w:pPr>
        <w:ind w:firstLine="426"/>
        <w:rPr>
          <w:rFonts w:ascii="Times New Roman" w:hAnsi="Times New Roman" w:cs="Times New Roman"/>
          <w:b/>
          <w:sz w:val="26"/>
          <w:szCs w:val="26"/>
        </w:rPr>
        <w:pPrChange w:id="714" w:author="Hoang Anh" w:date="2020-05-11T14:44:00Z">
          <w:pPr/>
        </w:pPrChange>
      </w:pPr>
      <w:r w:rsidRPr="003E245E">
        <w:rPr>
          <w:rFonts w:ascii="Times New Roman" w:hAnsi="Times New Roman" w:cs="Times New Roman"/>
          <w:b/>
          <w:sz w:val="26"/>
          <w:szCs w:val="26"/>
        </w:rPr>
        <w:t>Ngành Cao đẳng Công nghệ Thông tin:</w:t>
      </w:r>
    </w:p>
    <w:p w14:paraId="62EFC123" w14:textId="4E77BFC9"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 xml:space="preserve">Đào tạo Cử nhân Cao đẳng Công nghệ thông tin có kiến thức nền tảng trong lĩnh vực công nghệ thông tin; có năng lực tư vấn và khả năng tổ chức thực hiện nhiệm vụ của một chuyên viên trong lĩnh vực công nghệ thông tin. </w:t>
      </w:r>
      <w:r w:rsidRPr="003E245E">
        <w:rPr>
          <w:rFonts w:ascii="Times New Roman" w:hAnsi="Times New Roman" w:cs="Times New Roman"/>
          <w:bCs/>
          <w:sz w:val="26"/>
          <w:szCs w:val="26"/>
        </w:rPr>
        <w:lastRenderedPageBreak/>
        <w:t>Trong quá trình học, sinh viên được trang bị kiến thức về bảo trì, quản lý các hệ thống thông tin và mạng máy tính.</w:t>
      </w:r>
    </w:p>
    <w:p w14:paraId="4F6215DC" w14:textId="63056479"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Sau khi tốt nghiệp, sinh viên có khả năng quản trị thành thạo các hệ thống thông tin ở các doanh nghiệp vừa và nhỏ có ứng dụng công nghệ thông tin vào quản lý điều hành sản xuất và kinh doanh.</w:t>
      </w:r>
    </w:p>
    <w:p w14:paraId="3246DE45" w14:textId="60EC69B8"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Ngoài ra, Khoa còn đào tạo ngành Cử nhân Công nghệ thông tin hệ vừa làm vừa học. Trong thời gian tới Khoa sẽ tiếp tục mở các ngành đào  tạo: Văn bằng 2 cử nhân Công nghệ thông tin, Liên thông từ Trung cấp lên Đại học ngành Công nghệ thông tin; Liên thông từ Cao đẳng lên Đại học ngành Công nghệ thông tin.</w:t>
      </w:r>
    </w:p>
    <w:p w14:paraId="4DA814A6" w14:textId="63C9C42C" w:rsidR="000F08A9" w:rsidRPr="003E245E" w:rsidRDefault="000F08A9" w:rsidP="006C4180">
      <w:pPr>
        <w:ind w:firstLine="426"/>
        <w:rPr>
          <w:rFonts w:ascii="Times New Roman" w:hAnsi="Times New Roman" w:cs="Times New Roman"/>
          <w:bCs/>
          <w:sz w:val="26"/>
          <w:szCs w:val="26"/>
        </w:rPr>
      </w:pPr>
      <w:r w:rsidRPr="003E245E">
        <w:rPr>
          <w:rFonts w:ascii="Times New Roman" w:hAnsi="Times New Roman" w:cs="Times New Roman"/>
          <w:bCs/>
          <w:sz w:val="26"/>
          <w:szCs w:val="26"/>
        </w:rPr>
        <w:t>Ngoài công tác giảng dạy, các cán bộ của Khoa tập trung vào công tác nghiên cứu khoa học và ứng dụng công nghệ (ưu tiên nghiên cứu các lĩnh vực mang tính ứng dụng cao vào đời sống của người dân tỉnh An Giang và Đồng bằng sông Cửu Long) thuộc lĩnh vực công nghệ thông tin.</w:t>
      </w:r>
    </w:p>
    <w:p w14:paraId="7E6A00C3" w14:textId="32E0B2D9" w:rsidR="000F08A9" w:rsidRPr="003E245E" w:rsidRDefault="000F08A9" w:rsidP="00E17FFE">
      <w:pPr>
        <w:pStyle w:val="ListParagraph"/>
        <w:numPr>
          <w:ilvl w:val="1"/>
          <w:numId w:val="24"/>
        </w:numPr>
        <w:outlineLvl w:val="1"/>
        <w:rPr>
          <w:rFonts w:ascii="Times New Roman" w:hAnsi="Times New Roman" w:cs="Times New Roman"/>
          <w:b/>
          <w:sz w:val="26"/>
          <w:szCs w:val="26"/>
        </w:rPr>
      </w:pPr>
      <w:bookmarkStart w:id="715" w:name="_Toc40075641"/>
      <w:r w:rsidRPr="003E245E">
        <w:rPr>
          <w:rFonts w:ascii="Times New Roman" w:hAnsi="Times New Roman" w:cs="Times New Roman"/>
          <w:b/>
          <w:sz w:val="26"/>
          <w:szCs w:val="26"/>
        </w:rPr>
        <w:t>Hệ thống tổ chức Khoa Công nghệ thông tin</w:t>
      </w:r>
      <w:bookmarkEnd w:id="715"/>
    </w:p>
    <w:p w14:paraId="43FEFF14" w14:textId="62A975ED" w:rsidR="000F08A9" w:rsidRPr="003E245E" w:rsidRDefault="00684236" w:rsidP="002F37BF">
      <w:pPr>
        <w:pStyle w:val="Heading3"/>
        <w:ind w:left="284"/>
        <w:rPr>
          <w:rFonts w:ascii="Times New Roman" w:hAnsi="Times New Roman" w:cs="Times New Roman"/>
          <w:b/>
          <w:color w:val="000000" w:themeColor="text1"/>
          <w:sz w:val="26"/>
          <w:szCs w:val="26"/>
        </w:rPr>
      </w:pPr>
      <w:bookmarkStart w:id="716" w:name="_Toc40075642"/>
      <w:r w:rsidRPr="003E245E">
        <w:rPr>
          <w:rFonts w:ascii="Times New Roman" w:hAnsi="Times New Roman" w:cs="Times New Roman"/>
          <w:b/>
          <w:color w:val="000000" w:themeColor="text1"/>
          <w:sz w:val="26"/>
          <w:szCs w:val="26"/>
        </w:rPr>
        <w:t xml:space="preserve">1.2.1 </w:t>
      </w:r>
      <w:r w:rsidR="000F08A9" w:rsidRPr="003E245E">
        <w:rPr>
          <w:rFonts w:ascii="Times New Roman" w:hAnsi="Times New Roman" w:cs="Times New Roman"/>
          <w:b/>
          <w:color w:val="000000" w:themeColor="text1"/>
          <w:sz w:val="26"/>
          <w:szCs w:val="26"/>
        </w:rPr>
        <w:t>Sơ đồ tổ chức</w:t>
      </w:r>
      <w:bookmarkEnd w:id="716"/>
    </w:p>
    <w:p w14:paraId="22EC61CD" w14:textId="77777777" w:rsidR="00F337AC" w:rsidRPr="003E245E" w:rsidRDefault="000F08A9" w:rsidP="00F337AC">
      <w:pPr>
        <w:keepNext/>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446BCF13" wp14:editId="5E9F61B6">
            <wp:extent cx="5220335" cy="1722755"/>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hoa.png"/>
                    <pic:cNvPicPr/>
                  </pic:nvPicPr>
                  <pic:blipFill>
                    <a:blip r:embed="rId10">
                      <a:extLst>
                        <a:ext uri="{28A0092B-C50C-407E-A947-70E740481C1C}">
                          <a14:useLocalDpi xmlns:a14="http://schemas.microsoft.com/office/drawing/2010/main" val="0"/>
                        </a:ext>
                      </a:extLst>
                    </a:blip>
                    <a:stretch>
                      <a:fillRect/>
                    </a:stretch>
                  </pic:blipFill>
                  <pic:spPr>
                    <a:xfrm>
                      <a:off x="0" y="0"/>
                      <a:ext cx="5220335" cy="1722755"/>
                    </a:xfrm>
                    <a:prstGeom prst="rect">
                      <a:avLst/>
                    </a:prstGeom>
                  </pic:spPr>
                </pic:pic>
              </a:graphicData>
            </a:graphic>
          </wp:inline>
        </w:drawing>
      </w:r>
    </w:p>
    <w:p w14:paraId="0CB58EC7" w14:textId="5846223D" w:rsidR="00B84A5F" w:rsidRPr="003E245E" w:rsidRDefault="00F337AC" w:rsidP="00E52F19">
      <w:pPr>
        <w:jc w:val="center"/>
        <w:rPr>
          <w:rFonts w:ascii="Times New Roman" w:hAnsi="Times New Roman" w:cs="Times New Roman"/>
          <w:bCs/>
          <w:sz w:val="26"/>
          <w:szCs w:val="26"/>
        </w:rPr>
      </w:pPr>
      <w:bookmarkStart w:id="717" w:name="_Toc37241528"/>
      <w:bookmarkStart w:id="718" w:name="_Toc38869509"/>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1</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Cơ cấu tổ chức nhân sự của Khoa Công nghệ thông tin.</w:t>
      </w:r>
      <w:bookmarkEnd w:id="717"/>
      <w:bookmarkEnd w:id="718"/>
    </w:p>
    <w:p w14:paraId="66A4EEB2" w14:textId="049D47A0" w:rsidR="00E342E0" w:rsidRPr="003E245E" w:rsidRDefault="00D62EB5" w:rsidP="002F37BF">
      <w:pPr>
        <w:pStyle w:val="Heading3"/>
        <w:ind w:left="284"/>
        <w:rPr>
          <w:rFonts w:ascii="Times New Roman" w:hAnsi="Times New Roman" w:cs="Times New Roman"/>
          <w:b/>
          <w:color w:val="000000" w:themeColor="text1"/>
          <w:sz w:val="26"/>
          <w:szCs w:val="26"/>
        </w:rPr>
      </w:pPr>
      <w:bookmarkStart w:id="719" w:name="_Toc40075643"/>
      <w:r w:rsidRPr="003E245E">
        <w:rPr>
          <w:rFonts w:ascii="Times New Roman" w:hAnsi="Times New Roman" w:cs="Times New Roman"/>
          <w:b/>
          <w:color w:val="000000" w:themeColor="text1"/>
          <w:sz w:val="26"/>
          <w:szCs w:val="26"/>
        </w:rPr>
        <w:t>1</w:t>
      </w:r>
      <w:r w:rsidR="006C4180" w:rsidRPr="003E245E">
        <w:rPr>
          <w:rFonts w:ascii="Times New Roman" w:hAnsi="Times New Roman" w:cs="Times New Roman"/>
          <w:b/>
          <w:color w:val="000000" w:themeColor="text1"/>
          <w:sz w:val="26"/>
          <w:szCs w:val="26"/>
        </w:rPr>
        <w:t>.</w:t>
      </w:r>
      <w:r w:rsidRPr="003E245E">
        <w:rPr>
          <w:rFonts w:ascii="Times New Roman" w:hAnsi="Times New Roman" w:cs="Times New Roman"/>
          <w:b/>
          <w:color w:val="000000" w:themeColor="text1"/>
          <w:sz w:val="26"/>
          <w:szCs w:val="26"/>
        </w:rPr>
        <w:t>2</w:t>
      </w:r>
      <w:r w:rsidR="00684236" w:rsidRPr="003E245E">
        <w:rPr>
          <w:rFonts w:ascii="Times New Roman" w:hAnsi="Times New Roman" w:cs="Times New Roman"/>
          <w:b/>
          <w:color w:val="000000" w:themeColor="text1"/>
          <w:sz w:val="26"/>
          <w:szCs w:val="26"/>
        </w:rPr>
        <w:t>.2</w:t>
      </w:r>
      <w:r w:rsidR="006C4180" w:rsidRPr="003E245E">
        <w:rPr>
          <w:rFonts w:ascii="Times New Roman" w:hAnsi="Times New Roman" w:cs="Times New Roman"/>
          <w:b/>
          <w:color w:val="000000" w:themeColor="text1"/>
          <w:sz w:val="26"/>
          <w:szCs w:val="26"/>
        </w:rPr>
        <w:t xml:space="preserve"> </w:t>
      </w:r>
      <w:r w:rsidR="00245B4E" w:rsidRPr="003E245E">
        <w:rPr>
          <w:rFonts w:ascii="Times New Roman" w:hAnsi="Times New Roman" w:cs="Times New Roman"/>
          <w:b/>
          <w:color w:val="000000" w:themeColor="text1"/>
          <w:sz w:val="26"/>
          <w:szCs w:val="26"/>
        </w:rPr>
        <w:t>Đơn vị trực thuộc</w:t>
      </w:r>
      <w:bookmarkEnd w:id="719"/>
    </w:p>
    <w:p w14:paraId="22F35139" w14:textId="157611CA" w:rsidR="00245B4E" w:rsidRPr="003E245E" w:rsidRDefault="00D62EB5" w:rsidP="002F37BF">
      <w:pPr>
        <w:pStyle w:val="Heading4"/>
        <w:ind w:left="284"/>
        <w:rPr>
          <w:rFonts w:ascii="Times New Roman" w:hAnsi="Times New Roman" w:cs="Times New Roman"/>
          <w:bCs w:val="0"/>
          <w:color w:val="000000" w:themeColor="text1"/>
          <w:sz w:val="26"/>
          <w:szCs w:val="26"/>
        </w:rPr>
      </w:pPr>
      <w:r w:rsidRPr="003E245E">
        <w:rPr>
          <w:rFonts w:ascii="Times New Roman" w:hAnsi="Times New Roman" w:cs="Times New Roman"/>
          <w:bCs w:val="0"/>
          <w:color w:val="000000" w:themeColor="text1"/>
          <w:sz w:val="26"/>
          <w:szCs w:val="26"/>
        </w:rPr>
        <w:t>1</w:t>
      </w:r>
      <w:r w:rsidR="00950B47" w:rsidRPr="003E245E">
        <w:rPr>
          <w:rFonts w:ascii="Times New Roman" w:hAnsi="Times New Roman" w:cs="Times New Roman"/>
          <w:bCs w:val="0"/>
          <w:color w:val="000000" w:themeColor="text1"/>
          <w:sz w:val="26"/>
          <w:szCs w:val="26"/>
        </w:rPr>
        <w:t>.</w:t>
      </w:r>
      <w:r w:rsidRPr="003E245E">
        <w:rPr>
          <w:rFonts w:ascii="Times New Roman" w:hAnsi="Times New Roman" w:cs="Times New Roman"/>
          <w:bCs w:val="0"/>
          <w:color w:val="000000" w:themeColor="text1"/>
          <w:sz w:val="26"/>
          <w:szCs w:val="26"/>
        </w:rPr>
        <w:t>2.2.1</w:t>
      </w:r>
      <w:r w:rsidR="00950B47" w:rsidRPr="003E245E">
        <w:rPr>
          <w:rFonts w:ascii="Times New Roman" w:hAnsi="Times New Roman" w:cs="Times New Roman"/>
          <w:bCs w:val="0"/>
          <w:color w:val="000000" w:themeColor="text1"/>
          <w:sz w:val="26"/>
          <w:szCs w:val="26"/>
        </w:rPr>
        <w:t xml:space="preserve"> </w:t>
      </w:r>
      <w:r w:rsidR="00245B4E" w:rsidRPr="003E245E">
        <w:rPr>
          <w:rFonts w:ascii="Times New Roman" w:hAnsi="Times New Roman" w:cs="Times New Roman"/>
          <w:bCs w:val="0"/>
          <w:color w:val="000000" w:themeColor="text1"/>
          <w:sz w:val="26"/>
          <w:szCs w:val="26"/>
        </w:rPr>
        <w:t>Ban chủ nhiệm khoa</w:t>
      </w:r>
    </w:p>
    <w:p w14:paraId="3813974E" w14:textId="77777777" w:rsidR="00950B47" w:rsidRPr="003E245E" w:rsidRDefault="00950B47" w:rsidP="00E17FFE">
      <w:pPr>
        <w:pStyle w:val="ListParagraph"/>
        <w:numPr>
          <w:ilvl w:val="0"/>
          <w:numId w:val="38"/>
        </w:numPr>
        <w:rPr>
          <w:rFonts w:ascii="Times New Roman" w:hAnsi="Times New Roman" w:cs="Times New Roman"/>
          <w:b/>
          <w:sz w:val="26"/>
          <w:szCs w:val="26"/>
        </w:rPr>
      </w:pPr>
      <w:r w:rsidRPr="003E245E">
        <w:rPr>
          <w:rFonts w:ascii="Times New Roman" w:hAnsi="Times New Roman" w:cs="Times New Roman"/>
          <w:b/>
          <w:sz w:val="26"/>
          <w:szCs w:val="26"/>
        </w:rPr>
        <w:t>Trưởng khoa</w:t>
      </w:r>
    </w:p>
    <w:p w14:paraId="73B7A553" w14:textId="77777777" w:rsidR="00950B47" w:rsidRPr="003E245E" w:rsidRDefault="00950B47" w:rsidP="00950B47">
      <w:pPr>
        <w:pStyle w:val="ListParagraph"/>
        <w:ind w:left="750"/>
        <w:rPr>
          <w:rFonts w:ascii="Times New Roman" w:hAnsi="Times New Roman" w:cs="Times New Roman"/>
          <w:bCs/>
          <w:sz w:val="26"/>
          <w:szCs w:val="26"/>
        </w:rPr>
      </w:pPr>
      <w:r w:rsidRPr="003E245E">
        <w:rPr>
          <w:rFonts w:ascii="Times New Roman" w:hAnsi="Times New Roman" w:cs="Times New Roman"/>
          <w:bCs/>
          <w:sz w:val="26"/>
          <w:szCs w:val="26"/>
        </w:rPr>
        <w:t>Tiến sĩ: ĐOÀN THANH NGHỊ</w:t>
      </w:r>
    </w:p>
    <w:p w14:paraId="72E89E44" w14:textId="674E634D" w:rsidR="00950B47" w:rsidRPr="003E245E" w:rsidRDefault="00950B47">
      <w:pPr>
        <w:pStyle w:val="ListParagraph"/>
        <w:ind w:left="750"/>
        <w:jc w:val="both"/>
        <w:rPr>
          <w:rFonts w:ascii="Times New Roman" w:hAnsi="Times New Roman" w:cs="Times New Roman"/>
          <w:bCs/>
          <w:sz w:val="26"/>
          <w:szCs w:val="26"/>
        </w:rPr>
        <w:pPrChange w:id="720" w:author="Hoang Anh" w:date="2020-05-11T14:45:00Z">
          <w:pPr>
            <w:pStyle w:val="ListParagraph"/>
            <w:ind w:left="750"/>
          </w:pPr>
        </w:pPrChange>
      </w:pPr>
      <w:r w:rsidRPr="003E245E">
        <w:rPr>
          <w:rFonts w:ascii="Times New Roman" w:hAnsi="Times New Roman" w:cs="Times New Roman"/>
          <w:bCs/>
          <w:sz w:val="26"/>
          <w:szCs w:val="26"/>
        </w:rPr>
        <w:t>Quản lý chung hoạt động của Khoa, chịu trách nhiệm trực tiếp quản lý và điều hành các hoạt động của Khoa theo qui định của nhà trường.</w:t>
      </w:r>
    </w:p>
    <w:p w14:paraId="5CCBC98A" w14:textId="2470D32D" w:rsidR="00950B47" w:rsidRPr="003E245E" w:rsidRDefault="00950B47" w:rsidP="00E17FFE">
      <w:pPr>
        <w:pStyle w:val="ListParagraph"/>
        <w:numPr>
          <w:ilvl w:val="0"/>
          <w:numId w:val="39"/>
        </w:numPr>
        <w:rPr>
          <w:rFonts w:ascii="Times New Roman" w:hAnsi="Times New Roman" w:cs="Times New Roman"/>
          <w:b/>
          <w:sz w:val="26"/>
          <w:szCs w:val="26"/>
        </w:rPr>
      </w:pPr>
      <w:r w:rsidRPr="003E245E">
        <w:rPr>
          <w:rFonts w:ascii="Times New Roman" w:hAnsi="Times New Roman" w:cs="Times New Roman"/>
          <w:b/>
          <w:sz w:val="26"/>
          <w:szCs w:val="26"/>
        </w:rPr>
        <w:t>Phó Trưởng khoa</w:t>
      </w:r>
    </w:p>
    <w:p w14:paraId="2CFCBEAF" w14:textId="3B8DC502" w:rsidR="00950B47" w:rsidRPr="003E245E" w:rsidRDefault="00950B47">
      <w:pPr>
        <w:pStyle w:val="ListParagraph"/>
        <w:ind w:left="750"/>
        <w:jc w:val="both"/>
        <w:rPr>
          <w:rFonts w:ascii="Times New Roman" w:hAnsi="Times New Roman" w:cs="Times New Roman"/>
          <w:bCs/>
          <w:sz w:val="26"/>
          <w:szCs w:val="26"/>
        </w:rPr>
        <w:pPrChange w:id="721" w:author="Hoang Anh" w:date="2020-05-11T14:45:00Z">
          <w:pPr>
            <w:pStyle w:val="ListParagraph"/>
            <w:ind w:left="750"/>
          </w:pPr>
        </w:pPrChange>
      </w:pPr>
      <w:r w:rsidRPr="003E245E">
        <w:rPr>
          <w:rFonts w:ascii="Times New Roman" w:hAnsi="Times New Roman" w:cs="Times New Roman"/>
          <w:bCs/>
          <w:sz w:val="26"/>
          <w:szCs w:val="26"/>
        </w:rPr>
        <w:t>Tiến sĩ: NGUYỄN VĂN HÒA</w:t>
      </w:r>
    </w:p>
    <w:p w14:paraId="77EC3CA5" w14:textId="2FDDA715" w:rsidR="00950B47" w:rsidRPr="003E245E" w:rsidRDefault="00950B47">
      <w:pPr>
        <w:pStyle w:val="ListParagraph"/>
        <w:ind w:left="750"/>
        <w:jc w:val="both"/>
        <w:rPr>
          <w:rFonts w:ascii="Times New Roman" w:hAnsi="Times New Roman" w:cs="Times New Roman"/>
          <w:bCs/>
          <w:sz w:val="26"/>
          <w:szCs w:val="26"/>
        </w:rPr>
        <w:pPrChange w:id="722" w:author="Hoang Anh" w:date="2020-05-11T14:45:00Z">
          <w:pPr>
            <w:pStyle w:val="ListParagraph"/>
            <w:ind w:left="750"/>
          </w:pPr>
        </w:pPrChange>
      </w:pPr>
      <w:r w:rsidRPr="003E245E">
        <w:rPr>
          <w:rFonts w:ascii="Times New Roman" w:hAnsi="Times New Roman" w:cs="Times New Roman"/>
          <w:bCs/>
          <w:sz w:val="26"/>
          <w:szCs w:val="26"/>
        </w:rPr>
        <w:t>Quản lý và điều hành các nội dung công tác sau:</w:t>
      </w:r>
    </w:p>
    <w:p w14:paraId="481A6A79" w14:textId="77777777" w:rsidR="00950B47" w:rsidRPr="003E245E" w:rsidRDefault="00950B47">
      <w:pPr>
        <w:pStyle w:val="ListParagraph"/>
        <w:ind w:left="750"/>
        <w:jc w:val="both"/>
        <w:rPr>
          <w:rFonts w:ascii="Times New Roman" w:hAnsi="Times New Roman" w:cs="Times New Roman"/>
          <w:bCs/>
          <w:sz w:val="26"/>
          <w:szCs w:val="26"/>
        </w:rPr>
        <w:pPrChange w:id="723" w:author="Hoang Anh" w:date="2020-05-11T14:45:00Z">
          <w:pPr>
            <w:pStyle w:val="ListParagraph"/>
            <w:ind w:left="750"/>
          </w:pPr>
        </w:pPrChange>
      </w:pPr>
      <w:r w:rsidRPr="003E245E">
        <w:rPr>
          <w:rFonts w:ascii="Times New Roman" w:hAnsi="Times New Roman" w:cs="Times New Roman"/>
          <w:bCs/>
          <w:sz w:val="26"/>
          <w:szCs w:val="26"/>
        </w:rPr>
        <w:t>– Công tác quản lý, kiểm tra, giám sát hoạt động đào tạo.</w:t>
      </w:r>
    </w:p>
    <w:p w14:paraId="48CBB7F1" w14:textId="0A7BBD50" w:rsidR="00950B47" w:rsidRPr="003E245E" w:rsidRDefault="00950B47">
      <w:pPr>
        <w:pStyle w:val="ListParagraph"/>
        <w:ind w:left="750"/>
        <w:jc w:val="both"/>
        <w:rPr>
          <w:rFonts w:ascii="Times New Roman" w:hAnsi="Times New Roman" w:cs="Times New Roman"/>
          <w:bCs/>
          <w:sz w:val="26"/>
          <w:szCs w:val="26"/>
        </w:rPr>
        <w:pPrChange w:id="724" w:author="Hoang Anh" w:date="2020-05-11T14:45:00Z">
          <w:pPr>
            <w:pStyle w:val="ListParagraph"/>
            <w:ind w:left="750"/>
          </w:pPr>
        </w:pPrChange>
      </w:pPr>
      <w:r w:rsidRPr="003E245E">
        <w:rPr>
          <w:rFonts w:ascii="Times New Roman" w:hAnsi="Times New Roman" w:cs="Times New Roman"/>
          <w:bCs/>
          <w:sz w:val="26"/>
          <w:szCs w:val="26"/>
        </w:rPr>
        <w:t>– Các nội dung về hoạt động nhằm bảo đảm chất lượng.</w:t>
      </w:r>
    </w:p>
    <w:p w14:paraId="52238493" w14:textId="11A00F25" w:rsidR="00950B47" w:rsidRPr="003E245E" w:rsidRDefault="00D62EB5" w:rsidP="002F37BF">
      <w:pPr>
        <w:pStyle w:val="Heading4"/>
        <w:ind w:left="284"/>
        <w:rPr>
          <w:rFonts w:ascii="Times New Roman" w:hAnsi="Times New Roman" w:cs="Times New Roman"/>
          <w:bCs w:val="0"/>
          <w:color w:val="000000" w:themeColor="text1"/>
          <w:sz w:val="26"/>
          <w:szCs w:val="26"/>
        </w:rPr>
      </w:pPr>
      <w:r w:rsidRPr="003E245E">
        <w:rPr>
          <w:rFonts w:ascii="Times New Roman" w:hAnsi="Times New Roman" w:cs="Times New Roman"/>
          <w:bCs w:val="0"/>
          <w:color w:val="000000" w:themeColor="text1"/>
          <w:sz w:val="26"/>
          <w:szCs w:val="26"/>
        </w:rPr>
        <w:lastRenderedPageBreak/>
        <w:t>1</w:t>
      </w:r>
      <w:r w:rsidR="00950B47" w:rsidRPr="003E245E">
        <w:rPr>
          <w:rFonts w:ascii="Times New Roman" w:hAnsi="Times New Roman" w:cs="Times New Roman"/>
          <w:bCs w:val="0"/>
          <w:color w:val="000000" w:themeColor="text1"/>
          <w:sz w:val="26"/>
          <w:szCs w:val="26"/>
        </w:rPr>
        <w:t>.2.2</w:t>
      </w:r>
      <w:r w:rsidRPr="003E245E">
        <w:rPr>
          <w:rFonts w:ascii="Times New Roman" w:hAnsi="Times New Roman" w:cs="Times New Roman"/>
          <w:bCs w:val="0"/>
          <w:color w:val="000000" w:themeColor="text1"/>
          <w:sz w:val="26"/>
          <w:szCs w:val="26"/>
        </w:rPr>
        <w:t>.2</w:t>
      </w:r>
      <w:r w:rsidR="00950B47" w:rsidRPr="003E245E">
        <w:rPr>
          <w:rFonts w:ascii="Times New Roman" w:hAnsi="Times New Roman" w:cs="Times New Roman"/>
          <w:bCs w:val="0"/>
          <w:color w:val="000000" w:themeColor="text1"/>
          <w:sz w:val="26"/>
          <w:szCs w:val="26"/>
        </w:rPr>
        <w:t xml:space="preserve"> </w:t>
      </w:r>
      <w:r w:rsidR="008A224D" w:rsidRPr="003E245E">
        <w:rPr>
          <w:rFonts w:ascii="Times New Roman" w:hAnsi="Times New Roman" w:cs="Times New Roman"/>
          <w:bCs w:val="0"/>
          <w:color w:val="000000" w:themeColor="text1"/>
          <w:sz w:val="26"/>
          <w:szCs w:val="26"/>
        </w:rPr>
        <w:t>Bộ môn Công nghệ thông tin và Bộ môn Kỹ thuật phần mềm</w:t>
      </w:r>
    </w:p>
    <w:p w14:paraId="129534EE" w14:textId="7C9602A5" w:rsidR="00950B47" w:rsidRPr="003E245E" w:rsidRDefault="00D62EB5">
      <w:pPr>
        <w:pStyle w:val="Heading4"/>
        <w:numPr>
          <w:ilvl w:val="0"/>
          <w:numId w:val="49"/>
        </w:numPr>
        <w:rPr>
          <w:rFonts w:ascii="Times New Roman" w:hAnsi="Times New Roman" w:cs="Times New Roman"/>
          <w:bCs w:val="0"/>
          <w:color w:val="000000" w:themeColor="text1"/>
          <w:sz w:val="26"/>
          <w:szCs w:val="26"/>
        </w:rPr>
        <w:pPrChange w:id="725" w:author="Truong Viet" w:date="2020-05-12T23:25:00Z">
          <w:pPr>
            <w:pStyle w:val="Heading4"/>
            <w:ind w:left="284"/>
          </w:pPr>
        </w:pPrChange>
      </w:pPr>
      <w:commentRangeStart w:id="726"/>
      <w:del w:id="727" w:author="Truong Viet" w:date="2020-05-12T23:25:00Z">
        <w:r w:rsidRPr="003E245E" w:rsidDel="0088516D">
          <w:rPr>
            <w:rFonts w:ascii="Times New Roman" w:hAnsi="Times New Roman" w:cs="Times New Roman"/>
            <w:bCs w:val="0"/>
            <w:color w:val="000000" w:themeColor="text1"/>
            <w:sz w:val="26"/>
            <w:szCs w:val="26"/>
          </w:rPr>
          <w:delText>1</w:delText>
        </w:r>
        <w:r w:rsidR="00950B47" w:rsidRPr="003E245E" w:rsidDel="0088516D">
          <w:rPr>
            <w:rFonts w:ascii="Times New Roman" w:hAnsi="Times New Roman" w:cs="Times New Roman"/>
            <w:bCs w:val="0"/>
            <w:color w:val="000000" w:themeColor="text1"/>
            <w:sz w:val="26"/>
            <w:szCs w:val="26"/>
          </w:rPr>
          <w:delText>.2.2.</w:delText>
        </w:r>
        <w:r w:rsidRPr="003E245E" w:rsidDel="0088516D">
          <w:rPr>
            <w:rFonts w:ascii="Times New Roman" w:hAnsi="Times New Roman" w:cs="Times New Roman"/>
            <w:bCs w:val="0"/>
            <w:color w:val="000000" w:themeColor="text1"/>
            <w:sz w:val="26"/>
            <w:szCs w:val="26"/>
          </w:rPr>
          <w:delText>3</w:delText>
        </w:r>
      </w:del>
      <w:r w:rsidR="00950B47" w:rsidRPr="003E245E">
        <w:rPr>
          <w:rFonts w:ascii="Times New Roman" w:hAnsi="Times New Roman" w:cs="Times New Roman"/>
          <w:bCs w:val="0"/>
          <w:color w:val="000000" w:themeColor="text1"/>
          <w:sz w:val="26"/>
          <w:szCs w:val="26"/>
        </w:rPr>
        <w:t xml:space="preserve"> Nhiệm vụ bộ môn:</w:t>
      </w:r>
      <w:commentRangeEnd w:id="726"/>
      <w:r w:rsidR="00F16134">
        <w:rPr>
          <w:rStyle w:val="CommentReference"/>
          <w:rFonts w:asciiTheme="minorHAnsi" w:eastAsiaTheme="minorHAnsi" w:hAnsiTheme="minorHAnsi" w:cstheme="minorBidi"/>
          <w:b w:val="0"/>
          <w:bCs w:val="0"/>
          <w:i w:val="0"/>
          <w:iCs w:val="0"/>
          <w:color w:val="auto"/>
        </w:rPr>
        <w:commentReference w:id="726"/>
      </w:r>
    </w:p>
    <w:p w14:paraId="4019E465" w14:textId="478BE253" w:rsidR="00950B47" w:rsidRPr="003E245E" w:rsidRDefault="00950B47">
      <w:pPr>
        <w:ind w:left="426" w:firstLine="283"/>
        <w:jc w:val="both"/>
        <w:rPr>
          <w:rFonts w:ascii="Times New Roman" w:hAnsi="Times New Roman" w:cs="Times New Roman"/>
          <w:bCs/>
          <w:sz w:val="26"/>
          <w:szCs w:val="26"/>
        </w:rPr>
        <w:pPrChange w:id="728" w:author="Hoang Anh" w:date="2020-05-11T14:48:00Z">
          <w:pPr>
            <w:ind w:left="426" w:firstLine="283"/>
          </w:pPr>
        </w:pPrChange>
      </w:pPr>
      <w:r w:rsidRPr="003E245E">
        <w:rPr>
          <w:rFonts w:ascii="Times New Roman" w:hAnsi="Times New Roman" w:cs="Times New Roman"/>
          <w:bCs/>
          <w:sz w:val="26"/>
          <w:szCs w:val="26"/>
        </w:rPr>
        <w:t>- Giảng dạy đào tạo sinh viên ngành Công nghệ Thông tin (đại học và cao đẳng), Kỹ thuật phần mềm.</w:t>
      </w:r>
    </w:p>
    <w:p w14:paraId="288CCC64" w14:textId="38CA64DA" w:rsidR="00950B47" w:rsidRPr="003E245E" w:rsidRDefault="00950B47">
      <w:pPr>
        <w:ind w:left="426" w:firstLine="283"/>
        <w:jc w:val="both"/>
        <w:rPr>
          <w:rFonts w:ascii="Times New Roman" w:hAnsi="Times New Roman" w:cs="Times New Roman"/>
          <w:bCs/>
          <w:sz w:val="26"/>
          <w:szCs w:val="26"/>
        </w:rPr>
        <w:pPrChange w:id="729" w:author="Hoang Anh" w:date="2020-05-11T14:48:00Z">
          <w:pPr>
            <w:ind w:left="426" w:firstLine="283"/>
          </w:pPr>
        </w:pPrChange>
      </w:pPr>
      <w:r w:rsidRPr="003E245E">
        <w:rPr>
          <w:rFonts w:ascii="Times New Roman" w:hAnsi="Times New Roman" w:cs="Times New Roman"/>
          <w:bCs/>
          <w:sz w:val="26"/>
          <w:szCs w:val="26"/>
        </w:rPr>
        <w:t>- Tham gia giảng dạy ngành Sư phạm Tin học (hệ đại học và cao đẳng).</w:t>
      </w:r>
    </w:p>
    <w:p w14:paraId="1183FFA9" w14:textId="78E30882" w:rsidR="00950B47" w:rsidRPr="003E245E" w:rsidRDefault="00950B47">
      <w:pPr>
        <w:ind w:left="426" w:firstLine="283"/>
        <w:jc w:val="both"/>
        <w:rPr>
          <w:rFonts w:ascii="Times New Roman" w:hAnsi="Times New Roman" w:cs="Times New Roman"/>
          <w:bCs/>
          <w:sz w:val="26"/>
          <w:szCs w:val="26"/>
        </w:rPr>
        <w:pPrChange w:id="730" w:author="Hoang Anh" w:date="2020-05-11T14:48:00Z">
          <w:pPr>
            <w:ind w:left="426" w:firstLine="283"/>
          </w:pPr>
        </w:pPrChange>
      </w:pPr>
      <w:r w:rsidRPr="003E245E">
        <w:rPr>
          <w:rFonts w:ascii="Times New Roman" w:hAnsi="Times New Roman" w:cs="Times New Roman"/>
          <w:bCs/>
          <w:sz w:val="26"/>
          <w:szCs w:val="26"/>
        </w:rPr>
        <w:t>- Ngoài ra, bộ môn còn tham gia giảng dạy các môn tin học trong chương trình đào tạo của các khoa, ngành khác trong toàn trường.</w:t>
      </w:r>
    </w:p>
    <w:p w14:paraId="132D11A6" w14:textId="12699E1A" w:rsidR="00950B47" w:rsidRPr="003E245E" w:rsidRDefault="00950B47">
      <w:pPr>
        <w:ind w:left="426" w:firstLine="283"/>
        <w:jc w:val="both"/>
        <w:rPr>
          <w:rFonts w:ascii="Times New Roman" w:hAnsi="Times New Roman" w:cs="Times New Roman"/>
          <w:bCs/>
          <w:sz w:val="26"/>
          <w:szCs w:val="26"/>
        </w:rPr>
        <w:pPrChange w:id="731" w:author="Hoang Anh" w:date="2020-05-11T14:48:00Z">
          <w:pPr>
            <w:ind w:left="426" w:firstLine="283"/>
          </w:pPr>
        </w:pPrChange>
      </w:pPr>
      <w:r w:rsidRPr="003E245E">
        <w:rPr>
          <w:rFonts w:ascii="Times New Roman" w:hAnsi="Times New Roman" w:cs="Times New Roman"/>
          <w:bCs/>
          <w:sz w:val="26"/>
          <w:szCs w:val="26"/>
        </w:rPr>
        <w:t>- Xây dựng và quản lý chương trình đào tạo ngành Công nghệ thông tin.</w:t>
      </w:r>
    </w:p>
    <w:p w14:paraId="6B0BCB51" w14:textId="430ADA68" w:rsidR="00950B47" w:rsidRPr="003E245E" w:rsidRDefault="00950B47">
      <w:pPr>
        <w:ind w:left="426" w:firstLine="283"/>
        <w:jc w:val="both"/>
        <w:rPr>
          <w:rFonts w:ascii="Times New Roman" w:hAnsi="Times New Roman" w:cs="Times New Roman"/>
          <w:bCs/>
          <w:sz w:val="26"/>
          <w:szCs w:val="26"/>
        </w:rPr>
        <w:pPrChange w:id="732" w:author="Hoang Anh" w:date="2020-05-11T14:48:00Z">
          <w:pPr>
            <w:ind w:left="426" w:firstLine="283"/>
          </w:pPr>
        </w:pPrChange>
      </w:pPr>
      <w:r w:rsidRPr="003E245E">
        <w:rPr>
          <w:rFonts w:ascii="Times New Roman" w:hAnsi="Times New Roman" w:cs="Times New Roman"/>
          <w:bCs/>
          <w:sz w:val="26"/>
          <w:szCs w:val="26"/>
        </w:rPr>
        <w:t>- Nghiên cứu khoa học và hỗ trợ xây dựng các hệ thống thông tin trong trường.</w:t>
      </w:r>
    </w:p>
    <w:p w14:paraId="46AFE462" w14:textId="54C29492" w:rsidR="00950B47" w:rsidRPr="003E245E" w:rsidRDefault="00D62EB5">
      <w:pPr>
        <w:pStyle w:val="Heading4"/>
        <w:numPr>
          <w:ilvl w:val="0"/>
          <w:numId w:val="50"/>
        </w:numPr>
        <w:rPr>
          <w:rFonts w:ascii="Times New Roman" w:hAnsi="Times New Roman" w:cs="Times New Roman"/>
          <w:bCs w:val="0"/>
          <w:color w:val="000000" w:themeColor="text1"/>
          <w:sz w:val="26"/>
          <w:szCs w:val="26"/>
        </w:rPr>
        <w:pPrChange w:id="733" w:author="Truong Viet" w:date="2020-05-12T23:26:00Z">
          <w:pPr>
            <w:pStyle w:val="Heading4"/>
            <w:ind w:left="284"/>
          </w:pPr>
        </w:pPrChange>
      </w:pPr>
      <w:commentRangeStart w:id="734"/>
      <w:del w:id="735" w:author="Truong Viet" w:date="2020-05-12T23:25:00Z">
        <w:r w:rsidRPr="003E245E" w:rsidDel="0088516D">
          <w:rPr>
            <w:rFonts w:ascii="Times New Roman" w:hAnsi="Times New Roman" w:cs="Times New Roman"/>
            <w:bCs w:val="0"/>
            <w:color w:val="000000" w:themeColor="text1"/>
            <w:sz w:val="26"/>
            <w:szCs w:val="26"/>
          </w:rPr>
          <w:delText>1</w:delText>
        </w:r>
        <w:r w:rsidR="00950B47" w:rsidRPr="003E245E" w:rsidDel="0088516D">
          <w:rPr>
            <w:rFonts w:ascii="Times New Roman" w:hAnsi="Times New Roman" w:cs="Times New Roman"/>
            <w:bCs w:val="0"/>
            <w:color w:val="000000" w:themeColor="text1"/>
            <w:sz w:val="26"/>
            <w:szCs w:val="26"/>
          </w:rPr>
          <w:delText>.2.2.</w:delText>
        </w:r>
        <w:r w:rsidRPr="003E245E" w:rsidDel="0088516D">
          <w:rPr>
            <w:rFonts w:ascii="Times New Roman" w:hAnsi="Times New Roman" w:cs="Times New Roman"/>
            <w:bCs w:val="0"/>
            <w:color w:val="000000" w:themeColor="text1"/>
            <w:sz w:val="26"/>
            <w:szCs w:val="26"/>
          </w:rPr>
          <w:delText>4</w:delText>
        </w:r>
        <w:r w:rsidR="00950B47" w:rsidRPr="003E245E" w:rsidDel="0088516D">
          <w:rPr>
            <w:rFonts w:ascii="Times New Roman" w:hAnsi="Times New Roman" w:cs="Times New Roman"/>
            <w:bCs w:val="0"/>
            <w:color w:val="000000" w:themeColor="text1"/>
            <w:sz w:val="26"/>
            <w:szCs w:val="26"/>
          </w:rPr>
          <w:delText xml:space="preserve"> </w:delText>
        </w:r>
      </w:del>
      <w:r w:rsidR="00950B47" w:rsidRPr="003E245E">
        <w:rPr>
          <w:rFonts w:ascii="Times New Roman" w:hAnsi="Times New Roman" w:cs="Times New Roman"/>
          <w:bCs w:val="0"/>
          <w:color w:val="000000" w:themeColor="text1"/>
          <w:sz w:val="26"/>
          <w:szCs w:val="26"/>
        </w:rPr>
        <w:t>Nhân sự:</w:t>
      </w:r>
      <w:commentRangeEnd w:id="734"/>
      <w:r w:rsidR="001F6685">
        <w:rPr>
          <w:rStyle w:val="CommentReference"/>
          <w:rFonts w:asciiTheme="minorHAnsi" w:eastAsiaTheme="minorHAnsi" w:hAnsiTheme="minorHAnsi" w:cstheme="minorBidi"/>
          <w:b w:val="0"/>
          <w:bCs w:val="0"/>
          <w:i w:val="0"/>
          <w:iCs w:val="0"/>
          <w:color w:val="auto"/>
        </w:rPr>
        <w:commentReference w:id="734"/>
      </w:r>
    </w:p>
    <w:p w14:paraId="60171604" w14:textId="37727C00" w:rsidR="00950B47" w:rsidRPr="003E245E" w:rsidRDefault="00950B47">
      <w:pPr>
        <w:ind w:left="360" w:firstLine="349"/>
        <w:jc w:val="both"/>
        <w:rPr>
          <w:rFonts w:ascii="Times New Roman" w:hAnsi="Times New Roman" w:cs="Times New Roman"/>
          <w:bCs/>
          <w:sz w:val="26"/>
          <w:szCs w:val="26"/>
        </w:rPr>
        <w:pPrChange w:id="736" w:author="Hoang Anh" w:date="2020-05-11T14:48:00Z">
          <w:pPr>
            <w:ind w:left="360" w:firstLine="349"/>
          </w:pPr>
        </w:pPrChange>
      </w:pPr>
      <w:r w:rsidRPr="003E245E">
        <w:rPr>
          <w:rFonts w:ascii="Times New Roman" w:hAnsi="Times New Roman" w:cs="Times New Roman"/>
          <w:bCs/>
          <w:sz w:val="26"/>
          <w:szCs w:val="26"/>
        </w:rPr>
        <w:t>- Đội ngũ giảng viên của bộ môn</w:t>
      </w:r>
      <w:r w:rsidR="008A224D" w:rsidRPr="003E245E">
        <w:rPr>
          <w:rFonts w:ascii="Times New Roman" w:hAnsi="Times New Roman" w:cs="Times New Roman"/>
          <w:bCs/>
          <w:sz w:val="26"/>
          <w:szCs w:val="26"/>
        </w:rPr>
        <w:t xml:space="preserve"> Công nghệ thông tin</w:t>
      </w:r>
      <w:r w:rsidRPr="003E245E">
        <w:rPr>
          <w:rFonts w:ascii="Times New Roman" w:hAnsi="Times New Roman" w:cs="Times New Roman"/>
          <w:bCs/>
          <w:sz w:val="26"/>
          <w:szCs w:val="26"/>
        </w:rPr>
        <w:t xml:space="preserve"> hiện tại có 1</w:t>
      </w:r>
      <w:r w:rsidR="008A224D" w:rsidRPr="003E245E">
        <w:rPr>
          <w:rFonts w:ascii="Times New Roman" w:hAnsi="Times New Roman" w:cs="Times New Roman"/>
          <w:bCs/>
          <w:sz w:val="26"/>
          <w:szCs w:val="26"/>
        </w:rPr>
        <w:t>2</w:t>
      </w:r>
      <w:r w:rsidRPr="003E245E">
        <w:rPr>
          <w:rFonts w:ascii="Times New Roman" w:hAnsi="Times New Roman" w:cs="Times New Roman"/>
          <w:bCs/>
          <w:sz w:val="26"/>
          <w:szCs w:val="26"/>
        </w:rPr>
        <w:t xml:space="preserve"> giảng viên</w:t>
      </w:r>
      <w:r w:rsidR="008A224D" w:rsidRPr="003E245E">
        <w:rPr>
          <w:rFonts w:ascii="Times New Roman" w:hAnsi="Times New Roman" w:cs="Times New Roman"/>
          <w:bCs/>
          <w:sz w:val="26"/>
          <w:szCs w:val="26"/>
        </w:rPr>
        <w:t xml:space="preserve"> và 13 giảng viên đối với bộ môn </w:t>
      </w:r>
      <w:r w:rsidR="00EA55B2" w:rsidRPr="003E245E">
        <w:rPr>
          <w:rFonts w:ascii="Times New Roman" w:hAnsi="Times New Roman" w:cs="Times New Roman"/>
          <w:bCs/>
          <w:sz w:val="26"/>
          <w:szCs w:val="26"/>
        </w:rPr>
        <w:t>Kỹ thuật</w:t>
      </w:r>
      <w:r w:rsidR="008A224D" w:rsidRPr="003E245E">
        <w:rPr>
          <w:rFonts w:ascii="Times New Roman" w:hAnsi="Times New Roman" w:cs="Times New Roman"/>
          <w:bCs/>
          <w:sz w:val="26"/>
          <w:szCs w:val="26"/>
        </w:rPr>
        <w:t xml:space="preserve"> phần mềm</w:t>
      </w:r>
      <w:r w:rsidRPr="003E245E">
        <w:rPr>
          <w:rFonts w:ascii="Times New Roman" w:hAnsi="Times New Roman" w:cs="Times New Roman"/>
          <w:bCs/>
          <w:sz w:val="26"/>
          <w:szCs w:val="26"/>
        </w:rPr>
        <w:t xml:space="preserve"> với các trình độ tiến sĩ, thạc sĩ và đại học.</w:t>
      </w:r>
    </w:p>
    <w:p w14:paraId="7E63D744" w14:textId="14386E40" w:rsidR="00950B47" w:rsidRPr="003E245E" w:rsidRDefault="00950B47">
      <w:pPr>
        <w:ind w:left="360" w:firstLine="349"/>
        <w:jc w:val="both"/>
        <w:rPr>
          <w:rFonts w:ascii="Times New Roman" w:hAnsi="Times New Roman" w:cs="Times New Roman"/>
          <w:bCs/>
          <w:sz w:val="26"/>
          <w:szCs w:val="26"/>
        </w:rPr>
        <w:pPrChange w:id="737" w:author="Hoang Anh" w:date="2020-05-11T14:48:00Z">
          <w:pPr>
            <w:ind w:left="360" w:firstLine="349"/>
          </w:pPr>
        </w:pPrChange>
      </w:pPr>
      <w:r w:rsidRPr="003E245E">
        <w:rPr>
          <w:rFonts w:ascii="Times New Roman" w:hAnsi="Times New Roman" w:cs="Times New Roman"/>
          <w:bCs/>
          <w:sz w:val="26"/>
          <w:szCs w:val="26"/>
        </w:rPr>
        <w:t>- Đa số giảng viên còn trẻ, năng động, nhiệt tình và trình độ chuyên môn cao.</w:t>
      </w:r>
    </w:p>
    <w:p w14:paraId="53EA37CF" w14:textId="31C4D72D" w:rsidR="00285D96" w:rsidRPr="003E245E" w:rsidRDefault="00D62EB5">
      <w:pPr>
        <w:pStyle w:val="Heading4"/>
        <w:numPr>
          <w:ilvl w:val="0"/>
          <w:numId w:val="51"/>
        </w:numPr>
        <w:rPr>
          <w:rFonts w:ascii="Times New Roman" w:hAnsi="Times New Roman" w:cs="Times New Roman"/>
          <w:bCs w:val="0"/>
          <w:color w:val="000000" w:themeColor="text1"/>
          <w:sz w:val="26"/>
          <w:szCs w:val="26"/>
        </w:rPr>
        <w:pPrChange w:id="738" w:author="Truong Viet" w:date="2020-05-12T23:26:00Z">
          <w:pPr>
            <w:pStyle w:val="Heading4"/>
            <w:ind w:left="284"/>
          </w:pPr>
        </w:pPrChange>
      </w:pPr>
      <w:commentRangeStart w:id="739"/>
      <w:del w:id="740" w:author="Truong Viet" w:date="2020-05-12T23:25:00Z">
        <w:r w:rsidRPr="003E245E" w:rsidDel="0088516D">
          <w:rPr>
            <w:rFonts w:ascii="Times New Roman" w:hAnsi="Times New Roman" w:cs="Times New Roman"/>
            <w:bCs w:val="0"/>
            <w:color w:val="000000" w:themeColor="text1"/>
            <w:sz w:val="26"/>
            <w:szCs w:val="26"/>
          </w:rPr>
          <w:delText>1</w:delText>
        </w:r>
        <w:r w:rsidR="00285D96" w:rsidRPr="003E245E" w:rsidDel="0088516D">
          <w:rPr>
            <w:rFonts w:ascii="Times New Roman" w:hAnsi="Times New Roman" w:cs="Times New Roman"/>
            <w:bCs w:val="0"/>
            <w:color w:val="000000" w:themeColor="text1"/>
            <w:sz w:val="26"/>
            <w:szCs w:val="26"/>
          </w:rPr>
          <w:delText>.2.2.</w:delText>
        </w:r>
        <w:r w:rsidRPr="003E245E" w:rsidDel="0088516D">
          <w:rPr>
            <w:rFonts w:ascii="Times New Roman" w:hAnsi="Times New Roman" w:cs="Times New Roman"/>
            <w:bCs w:val="0"/>
            <w:color w:val="000000" w:themeColor="text1"/>
            <w:sz w:val="26"/>
            <w:szCs w:val="26"/>
          </w:rPr>
          <w:delText>5</w:delText>
        </w:r>
        <w:r w:rsidR="00285D96" w:rsidRPr="003E245E" w:rsidDel="0088516D">
          <w:rPr>
            <w:rFonts w:ascii="Times New Roman" w:hAnsi="Times New Roman" w:cs="Times New Roman"/>
            <w:bCs w:val="0"/>
            <w:color w:val="000000" w:themeColor="text1"/>
            <w:sz w:val="26"/>
            <w:szCs w:val="26"/>
          </w:rPr>
          <w:delText xml:space="preserve"> </w:delText>
        </w:r>
      </w:del>
      <w:r w:rsidR="00285D96" w:rsidRPr="003E245E">
        <w:rPr>
          <w:rFonts w:ascii="Times New Roman" w:hAnsi="Times New Roman" w:cs="Times New Roman"/>
          <w:bCs w:val="0"/>
          <w:color w:val="000000" w:themeColor="text1"/>
          <w:sz w:val="26"/>
          <w:szCs w:val="26"/>
        </w:rPr>
        <w:t>Hợp tác đào tạo và nghiên cứu khoa học</w:t>
      </w:r>
      <w:commentRangeEnd w:id="739"/>
      <w:r w:rsidR="001F6685">
        <w:rPr>
          <w:rStyle w:val="CommentReference"/>
          <w:rFonts w:asciiTheme="minorHAnsi" w:eastAsiaTheme="minorHAnsi" w:hAnsiTheme="minorHAnsi" w:cstheme="minorBidi"/>
          <w:b w:val="0"/>
          <w:bCs w:val="0"/>
          <w:i w:val="0"/>
          <w:iCs w:val="0"/>
          <w:color w:val="auto"/>
        </w:rPr>
        <w:commentReference w:id="739"/>
      </w:r>
    </w:p>
    <w:p w14:paraId="745AAA1D" w14:textId="6ADCF3B5" w:rsidR="00285D96" w:rsidRPr="003E245E" w:rsidRDefault="00285D96">
      <w:pPr>
        <w:ind w:left="360" w:firstLine="349"/>
        <w:jc w:val="both"/>
        <w:rPr>
          <w:rFonts w:ascii="Times New Roman" w:hAnsi="Times New Roman" w:cs="Times New Roman"/>
          <w:bCs/>
          <w:sz w:val="26"/>
          <w:szCs w:val="26"/>
        </w:rPr>
        <w:pPrChange w:id="741" w:author="Hoang Anh" w:date="2020-05-11T14:48:00Z">
          <w:pPr>
            <w:ind w:left="360" w:firstLine="349"/>
          </w:pPr>
        </w:pPrChange>
      </w:pPr>
      <w:r w:rsidRPr="003E245E">
        <w:rPr>
          <w:rFonts w:ascii="Times New Roman" w:hAnsi="Times New Roman" w:cs="Times New Roman"/>
          <w:bCs/>
          <w:sz w:val="26"/>
          <w:szCs w:val="26"/>
        </w:rPr>
        <w:t>- Ngoài giảng dạy chuyên ngành trong bộ môn, giảng viên bộ môn còn tham gia giảng dạy các môn tin học ở các ngành thuộc các khoa trong trường.</w:t>
      </w:r>
    </w:p>
    <w:p w14:paraId="0C0847CD" w14:textId="073B1440" w:rsidR="00285D96" w:rsidRPr="003E245E" w:rsidRDefault="00285D96">
      <w:pPr>
        <w:ind w:left="360" w:firstLine="349"/>
        <w:jc w:val="both"/>
        <w:rPr>
          <w:rFonts w:ascii="Times New Roman" w:hAnsi="Times New Roman" w:cs="Times New Roman"/>
          <w:bCs/>
          <w:sz w:val="26"/>
          <w:szCs w:val="26"/>
        </w:rPr>
        <w:pPrChange w:id="742" w:author="Hoang Anh" w:date="2020-05-11T14:48:00Z">
          <w:pPr>
            <w:ind w:left="360" w:firstLine="349"/>
          </w:pPr>
        </w:pPrChange>
      </w:pPr>
      <w:r w:rsidRPr="003E245E">
        <w:rPr>
          <w:rFonts w:ascii="Times New Roman" w:hAnsi="Times New Roman" w:cs="Times New Roman"/>
          <w:bCs/>
          <w:sz w:val="26"/>
          <w:szCs w:val="26"/>
        </w:rPr>
        <w:t>- Hợp tác với các chuyên gia trong và ngoài nước về nâng cao chất lượng đào tạo và định hướng nghiên cứu khoa học.</w:t>
      </w:r>
    </w:p>
    <w:p w14:paraId="256A28E6" w14:textId="429D1DBD" w:rsidR="00285D96" w:rsidRDefault="00285D96">
      <w:pPr>
        <w:ind w:left="360" w:firstLine="349"/>
        <w:jc w:val="both"/>
        <w:rPr>
          <w:rFonts w:ascii="Times New Roman" w:hAnsi="Times New Roman" w:cs="Times New Roman"/>
          <w:bCs/>
          <w:sz w:val="26"/>
          <w:szCs w:val="26"/>
        </w:rPr>
        <w:pPrChange w:id="743" w:author="Hoang Anh" w:date="2020-05-11T14:48:00Z">
          <w:pPr>
            <w:ind w:left="360" w:firstLine="349"/>
          </w:pPr>
        </w:pPrChange>
      </w:pPr>
      <w:r w:rsidRPr="003E245E">
        <w:rPr>
          <w:rFonts w:ascii="Times New Roman" w:hAnsi="Times New Roman" w:cs="Times New Roman"/>
          <w:bCs/>
          <w:sz w:val="26"/>
          <w:szCs w:val="26"/>
        </w:rPr>
        <w:t>- Thường xuyên hợp tác với các Sở, ban ngành trong tỉnh, các công ty tin học trong và ngoài tỉnh (IBM, Sun VN….) trong các dự án công nghệ thông tin, các hội thảo về tin học…. để trao đổi nhu cầu nhân lực và cập nhật các công nghệ mới đưa vào trong quá trình giảng dạy, với mục đích đào tạo sinh viên có chất lượng và đảm bảo trình độ chuyên môn sau khi tốt nghiệp, đáp ứng nhu cầu xã hội.</w:t>
      </w:r>
    </w:p>
    <w:p w14:paraId="05A69290" w14:textId="4941C629" w:rsidR="00FF0F21" w:rsidRDefault="00F73246" w:rsidP="00FF0F21">
      <w:pPr>
        <w:pStyle w:val="ListParagraph"/>
        <w:numPr>
          <w:ilvl w:val="1"/>
          <w:numId w:val="24"/>
        </w:numPr>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744" w:name="_Toc40075644"/>
      <w:r w:rsidR="00FF0F21">
        <w:rPr>
          <w:rFonts w:ascii="Times New Roman" w:hAnsi="Times New Roman" w:cs="Times New Roman"/>
          <w:b/>
          <w:sz w:val="26"/>
          <w:szCs w:val="26"/>
        </w:rPr>
        <w:t>Đặt vấn đề</w:t>
      </w:r>
      <w:bookmarkEnd w:id="744"/>
    </w:p>
    <w:p w14:paraId="07ADD1B4" w14:textId="698CB9A3" w:rsidR="00FF0F21" w:rsidRDefault="00FF0F21" w:rsidP="00F73246">
      <w:pPr>
        <w:pStyle w:val="ListParagraph"/>
        <w:numPr>
          <w:ilvl w:val="2"/>
          <w:numId w:val="24"/>
        </w:numPr>
        <w:tabs>
          <w:tab w:val="left" w:pos="630"/>
        </w:tabs>
        <w:outlineLvl w:val="1"/>
        <w:rPr>
          <w:rFonts w:ascii="Times New Roman" w:hAnsi="Times New Roman" w:cs="Times New Roman"/>
          <w:b/>
          <w:sz w:val="26"/>
          <w:szCs w:val="26"/>
        </w:rPr>
      </w:pPr>
      <w:bookmarkStart w:id="745" w:name="_Toc40075645"/>
      <w:r>
        <w:rPr>
          <w:rFonts w:ascii="Times New Roman" w:hAnsi="Times New Roman" w:cs="Times New Roman"/>
          <w:b/>
          <w:sz w:val="26"/>
          <w:szCs w:val="26"/>
        </w:rPr>
        <w:t>Tính cần thiết của đề tài</w:t>
      </w:r>
      <w:bookmarkEnd w:id="745"/>
    </w:p>
    <w:p w14:paraId="208ABDF8" w14:textId="741F5730" w:rsidR="00FF0F21" w:rsidRDefault="00BB395C">
      <w:pPr>
        <w:pStyle w:val="ListParagraph"/>
        <w:ind w:left="90" w:firstLine="360"/>
        <w:jc w:val="both"/>
        <w:rPr>
          <w:rFonts w:ascii="Times New Roman" w:hAnsi="Times New Roman" w:cs="Times New Roman"/>
          <w:bCs/>
          <w:sz w:val="26"/>
          <w:szCs w:val="26"/>
        </w:rPr>
        <w:pPrChange w:id="746" w:author="Hoang Anh" w:date="2020-05-11T14:49:00Z">
          <w:pPr>
            <w:pStyle w:val="ListParagraph"/>
            <w:ind w:left="90" w:firstLine="360"/>
          </w:pPr>
        </w:pPrChange>
      </w:pPr>
      <w:r>
        <w:rPr>
          <w:rFonts w:ascii="Times New Roman" w:hAnsi="Times New Roman" w:cs="Times New Roman"/>
          <w:bCs/>
          <w:sz w:val="26"/>
          <w:szCs w:val="26"/>
        </w:rPr>
        <w:t xml:space="preserve">- </w:t>
      </w:r>
      <w:r w:rsidR="00FF0F21">
        <w:rPr>
          <w:rFonts w:ascii="Times New Roman" w:hAnsi="Times New Roman" w:cs="Times New Roman"/>
          <w:bCs/>
          <w:sz w:val="26"/>
          <w:szCs w:val="26"/>
        </w:rPr>
        <w:t xml:space="preserve">Chúng ta đang sống trong một thời đại với sự phát triển mạnh mẽ của công nghệ thông tin (CNTT), không có lĩnh vực nào,  không có nơi nào không có mặt CNTT. Việc số hóa tất cả dữ liệu thông tin, hình ảnh để bất kỳ máy tính nào cũng có thể lưu trữ, xử lý và chuyển tiếp cho nhiều người tạo nên sự kết nối rộng lớn. Những công cụ và sự kết nối của thời đại kỹ thuật số cho phép chúng ta dễ dàng thu thập, chia sẻ thông tin trên cơ sở những thông tin này theo </w:t>
      </w:r>
      <w:r w:rsidR="00FF0F21">
        <w:rPr>
          <w:rFonts w:ascii="Times New Roman" w:hAnsi="Times New Roman" w:cs="Times New Roman"/>
          <w:bCs/>
          <w:sz w:val="26"/>
          <w:szCs w:val="26"/>
        </w:rPr>
        <w:lastRenderedPageBreak/>
        <w:t xml:space="preserve">phương thức hoàn toàn mới, kéo theo hàng loạt sự thay đổi các quan niệm truyền thống. </w:t>
      </w:r>
      <w:r w:rsidR="00285825">
        <w:rPr>
          <w:rFonts w:ascii="Times New Roman" w:hAnsi="Times New Roman" w:cs="Times New Roman"/>
          <w:bCs/>
          <w:sz w:val="26"/>
          <w:szCs w:val="26"/>
        </w:rPr>
        <w:t xml:space="preserve">Mạng thông tin lớn và mạnh có thể nối các cơ quan quản lý với đối tượng quản lý, giúp cho quá trình ra quyết định được thực hiện nhanh chóng, kịp thời, chính xác và nhanh chóng. Vì vậy với sự phát triển như vũ bảo của CNTT hiện nay, mọi lĩnh vực trong đời sống cần nhanh chống nắm bắt và làm chủ được CNTT thì sẽ khai thác được nhiều hơn, nhanh hơn lợi thế của mình. </w:t>
      </w:r>
      <w:r w:rsidR="00A4402A">
        <w:rPr>
          <w:rFonts w:ascii="Times New Roman" w:hAnsi="Times New Roman" w:cs="Times New Roman"/>
          <w:bCs/>
          <w:sz w:val="26"/>
          <w:szCs w:val="26"/>
        </w:rPr>
        <w:t xml:space="preserve">Ứng dụng CNTT vào việc quản lý học bổng tại Phòng công tác Sinh viên Trường đại học An Giang là một việc làm hết sức cần thiết nhằm giảm bớt các thủ tục, công đoạn rườm rà, cải thiện thời gian báo cáo, thống kê, tăng năng suất làm việc. </w:t>
      </w:r>
    </w:p>
    <w:p w14:paraId="78616EF4" w14:textId="1F695ABF" w:rsidR="00A4402A" w:rsidRDefault="00BB395C">
      <w:pPr>
        <w:pStyle w:val="ListParagraph"/>
        <w:ind w:left="90" w:firstLine="360"/>
        <w:jc w:val="both"/>
        <w:rPr>
          <w:rFonts w:ascii="Times New Roman" w:hAnsi="Times New Roman" w:cs="Times New Roman"/>
          <w:bCs/>
          <w:sz w:val="26"/>
          <w:szCs w:val="26"/>
        </w:rPr>
        <w:pPrChange w:id="747" w:author="Hoang Anh" w:date="2020-05-11T14:49:00Z">
          <w:pPr>
            <w:pStyle w:val="ListParagraph"/>
            <w:ind w:left="90" w:firstLine="360"/>
          </w:pPr>
        </w:pPrChange>
      </w:pPr>
      <w:r>
        <w:rPr>
          <w:rFonts w:ascii="Times New Roman" w:hAnsi="Times New Roman" w:cs="Times New Roman"/>
          <w:bCs/>
          <w:sz w:val="26"/>
          <w:szCs w:val="26"/>
        </w:rPr>
        <w:t xml:space="preserve">- </w:t>
      </w:r>
      <w:r w:rsidR="00A4402A">
        <w:rPr>
          <w:rFonts w:ascii="Times New Roman" w:hAnsi="Times New Roman" w:cs="Times New Roman"/>
          <w:bCs/>
          <w:sz w:val="26"/>
          <w:szCs w:val="26"/>
        </w:rPr>
        <w:t>Vì vậy, để nâng cao hiểu quả của việc quản lý học bổng tại Phòng công tác Sinh viên Trường đại học An Giang em đã chọn đề tài “Xây dựng module quản lý học bổng tại Phòng công tác Sinh viên” làm đề tài thực tập cuối khóa của mình.</w:t>
      </w:r>
    </w:p>
    <w:p w14:paraId="496E28C9" w14:textId="545ACB2E" w:rsidR="00A4402A" w:rsidRDefault="00A4402A" w:rsidP="00A4402A">
      <w:pPr>
        <w:pStyle w:val="ListParagraph"/>
        <w:numPr>
          <w:ilvl w:val="2"/>
          <w:numId w:val="24"/>
        </w:numPr>
        <w:outlineLvl w:val="1"/>
        <w:rPr>
          <w:rFonts w:ascii="Times New Roman" w:hAnsi="Times New Roman" w:cs="Times New Roman"/>
          <w:b/>
          <w:sz w:val="26"/>
          <w:szCs w:val="26"/>
        </w:rPr>
      </w:pPr>
      <w:bookmarkStart w:id="748" w:name="_Toc40075646"/>
      <w:r>
        <w:rPr>
          <w:rFonts w:ascii="Times New Roman" w:hAnsi="Times New Roman" w:cs="Times New Roman"/>
          <w:b/>
          <w:sz w:val="26"/>
          <w:szCs w:val="26"/>
        </w:rPr>
        <w:t>Mục đích nghiên cứu</w:t>
      </w:r>
      <w:bookmarkEnd w:id="748"/>
    </w:p>
    <w:p w14:paraId="3A318891" w14:textId="20AF1ECF" w:rsidR="00A4402A" w:rsidRPr="00A4402A" w:rsidRDefault="00A4402A">
      <w:pPr>
        <w:pStyle w:val="ListParagraph"/>
        <w:ind w:left="0" w:firstLine="630"/>
        <w:jc w:val="both"/>
        <w:rPr>
          <w:rFonts w:ascii="Times New Roman" w:hAnsi="Times New Roman" w:cs="Times New Roman"/>
          <w:bCs/>
          <w:sz w:val="26"/>
          <w:szCs w:val="26"/>
        </w:rPr>
        <w:pPrChange w:id="749" w:author="Hoang Anh" w:date="2020-05-11T14:49:00Z">
          <w:pPr>
            <w:pStyle w:val="ListParagraph"/>
            <w:ind w:left="0" w:firstLine="630"/>
          </w:pPr>
        </w:pPrChange>
      </w:pPr>
      <w:r w:rsidRPr="00A4402A">
        <w:rPr>
          <w:rFonts w:ascii="Times New Roman" w:hAnsi="Times New Roman" w:cs="Times New Roman"/>
          <w:bCs/>
          <w:sz w:val="26"/>
          <w:szCs w:val="26"/>
        </w:rPr>
        <w:t xml:space="preserve">Nghiên cứu </w:t>
      </w:r>
      <w:r>
        <w:rPr>
          <w:rFonts w:ascii="Times New Roman" w:hAnsi="Times New Roman" w:cs="Times New Roman"/>
          <w:bCs/>
          <w:sz w:val="26"/>
          <w:szCs w:val="26"/>
        </w:rPr>
        <w:t>về ứng dụng CNTT trong việc quản lý học bổng tại Phòng công tác Sinh viên Trường đại học An Giang, chỉ ra những điểm đạt được và hạn chế cần khắc phục.</w:t>
      </w:r>
    </w:p>
    <w:p w14:paraId="00E87F12" w14:textId="77777777" w:rsidR="00A4402A" w:rsidRPr="00A4402A" w:rsidRDefault="00A4402A" w:rsidP="00A4402A">
      <w:pPr>
        <w:outlineLvl w:val="1"/>
        <w:rPr>
          <w:rFonts w:ascii="Times New Roman" w:hAnsi="Times New Roman" w:cs="Times New Roman"/>
          <w:bCs/>
          <w:sz w:val="26"/>
          <w:szCs w:val="26"/>
        </w:rPr>
      </w:pPr>
    </w:p>
    <w:p w14:paraId="6A058C18" w14:textId="5DC26390" w:rsidR="00272F9D" w:rsidRDefault="00A4402A" w:rsidP="003E245E">
      <w:pPr>
        <w:pStyle w:val="Heading1"/>
        <w:spacing w:line="240" w:lineRule="auto"/>
        <w:jc w:val="center"/>
        <w:rPr>
          <w:rFonts w:ascii="Times New Roman" w:hAnsi="Times New Roman" w:cs="Times New Roman"/>
          <w:bCs w:val="0"/>
          <w:color w:val="auto"/>
        </w:rPr>
      </w:pPr>
      <w:bookmarkStart w:id="750" w:name="_Toc478472718"/>
      <w:bookmarkStart w:id="751" w:name="_Toc478473910"/>
      <w:bookmarkStart w:id="752" w:name="_Toc478474004"/>
      <w:bookmarkStart w:id="753" w:name="_Toc478474069"/>
      <w:bookmarkStart w:id="754" w:name="_Toc478474142"/>
      <w:bookmarkStart w:id="755" w:name="_Toc478474315"/>
      <w:bookmarkStart w:id="756" w:name="_Toc478474451"/>
      <w:bookmarkStart w:id="757" w:name="_Toc478505496"/>
      <w:bookmarkStart w:id="758" w:name="_Toc478590104"/>
      <w:r>
        <w:rPr>
          <w:rFonts w:ascii="Times New Roman" w:hAnsi="Times New Roman" w:cs="Times New Roman"/>
          <w:bCs w:val="0"/>
          <w:color w:val="auto"/>
        </w:rPr>
        <w:t xml:space="preserve"> </w:t>
      </w:r>
    </w:p>
    <w:bookmarkEnd w:id="750"/>
    <w:bookmarkEnd w:id="751"/>
    <w:bookmarkEnd w:id="752"/>
    <w:bookmarkEnd w:id="753"/>
    <w:bookmarkEnd w:id="754"/>
    <w:bookmarkEnd w:id="755"/>
    <w:bookmarkEnd w:id="756"/>
    <w:bookmarkEnd w:id="757"/>
    <w:bookmarkEnd w:id="758"/>
    <w:p w14:paraId="71AE9DFE" w14:textId="77777777" w:rsidR="00272F9D" w:rsidRPr="00272F9D" w:rsidRDefault="00272F9D" w:rsidP="00272F9D">
      <w:pPr>
        <w:ind w:right="-284"/>
        <w:jc w:val="center"/>
        <w:outlineLvl w:val="0"/>
        <w:rPr>
          <w:rFonts w:ascii="Times New Roman" w:hAnsi="Times New Roman" w:cs="Times New Roman"/>
          <w:b/>
          <w:color w:val="000000" w:themeColor="text1"/>
          <w:sz w:val="28"/>
          <w:szCs w:val="28"/>
        </w:rPr>
      </w:pPr>
    </w:p>
    <w:p w14:paraId="5FB24A22" w14:textId="77777777" w:rsidR="00272F9D" w:rsidRPr="00272F9D" w:rsidRDefault="00272F9D" w:rsidP="00272F9D">
      <w:pPr>
        <w:ind w:right="-284"/>
        <w:jc w:val="center"/>
        <w:outlineLvl w:val="0"/>
        <w:rPr>
          <w:rFonts w:ascii="Times New Roman" w:hAnsi="Times New Roman" w:cs="Times New Roman"/>
          <w:b/>
          <w:color w:val="000000" w:themeColor="text1"/>
          <w:sz w:val="28"/>
          <w:szCs w:val="28"/>
        </w:rPr>
      </w:pPr>
    </w:p>
    <w:p w14:paraId="153A00EE" w14:textId="77777777" w:rsidR="00272F9D" w:rsidRPr="00272F9D" w:rsidRDefault="00272F9D" w:rsidP="00272F9D">
      <w:pPr>
        <w:ind w:right="-284"/>
        <w:jc w:val="center"/>
        <w:outlineLvl w:val="0"/>
        <w:rPr>
          <w:rFonts w:ascii="Times New Roman" w:hAnsi="Times New Roman" w:cs="Times New Roman"/>
          <w:b/>
          <w:color w:val="000000" w:themeColor="text1"/>
          <w:sz w:val="28"/>
          <w:szCs w:val="28"/>
        </w:rPr>
      </w:pPr>
    </w:p>
    <w:p w14:paraId="7E076AB2" w14:textId="77777777" w:rsidR="001F6685" w:rsidRDefault="001F6685">
      <w:pPr>
        <w:rPr>
          <w:ins w:id="759" w:author="Hoang Anh" w:date="2020-05-11T14:49:00Z"/>
          <w:rFonts w:ascii="Times New Roman" w:hAnsi="Times New Roman" w:cs="Times New Roman"/>
          <w:b/>
          <w:color w:val="000000" w:themeColor="text1"/>
          <w:sz w:val="28"/>
          <w:szCs w:val="28"/>
        </w:rPr>
      </w:pPr>
      <w:bookmarkStart w:id="760" w:name="_Toc40075647"/>
      <w:ins w:id="761" w:author="Hoang Anh" w:date="2020-05-11T14:49:00Z">
        <w:r>
          <w:rPr>
            <w:rFonts w:ascii="Times New Roman" w:hAnsi="Times New Roman" w:cs="Times New Roman"/>
            <w:b/>
            <w:color w:val="000000" w:themeColor="text1"/>
            <w:sz w:val="28"/>
            <w:szCs w:val="28"/>
          </w:rPr>
          <w:br w:type="page"/>
        </w:r>
      </w:ins>
    </w:p>
    <w:p w14:paraId="1AB228D8" w14:textId="64CF4142" w:rsidR="00272F9D" w:rsidRPr="00272F9D" w:rsidRDefault="00272F9D" w:rsidP="00272F9D">
      <w:pPr>
        <w:ind w:right="-284"/>
        <w:jc w:val="center"/>
        <w:outlineLvl w:val="0"/>
        <w:rPr>
          <w:rFonts w:ascii="Times New Roman" w:hAnsi="Times New Roman" w:cs="Times New Roman"/>
          <w:b/>
          <w:color w:val="000000" w:themeColor="text1"/>
          <w:sz w:val="28"/>
          <w:szCs w:val="28"/>
        </w:rPr>
      </w:pPr>
      <w:r w:rsidRPr="00272F9D">
        <w:rPr>
          <w:rFonts w:ascii="Times New Roman" w:hAnsi="Times New Roman" w:cs="Times New Roman"/>
          <w:b/>
          <w:color w:val="000000" w:themeColor="text1"/>
          <w:sz w:val="28"/>
          <w:szCs w:val="28"/>
        </w:rPr>
        <w:lastRenderedPageBreak/>
        <w:t xml:space="preserve">CHƯƠNG </w:t>
      </w:r>
      <w:r>
        <w:rPr>
          <w:rFonts w:ascii="Times New Roman" w:hAnsi="Times New Roman" w:cs="Times New Roman"/>
          <w:b/>
          <w:color w:val="000000" w:themeColor="text1"/>
          <w:sz w:val="28"/>
          <w:szCs w:val="28"/>
        </w:rPr>
        <w:t>2</w:t>
      </w:r>
      <w:r w:rsidRPr="00272F9D">
        <w:rPr>
          <w:rFonts w:ascii="Times New Roman" w:hAnsi="Times New Roman" w:cs="Times New Roman"/>
          <w:b/>
          <w:color w:val="000000" w:themeColor="text1"/>
          <w:sz w:val="28"/>
          <w:szCs w:val="28"/>
        </w:rPr>
        <w:t>:</w:t>
      </w:r>
      <w:bookmarkEnd w:id="760"/>
      <w:r w:rsidRPr="00272F9D">
        <w:rPr>
          <w:rFonts w:ascii="Times New Roman" w:hAnsi="Times New Roman" w:cs="Times New Roman"/>
          <w:b/>
          <w:color w:val="000000" w:themeColor="text1"/>
          <w:sz w:val="28"/>
          <w:szCs w:val="28"/>
        </w:rPr>
        <w:t xml:space="preserve"> </w:t>
      </w:r>
    </w:p>
    <w:p w14:paraId="3FD5A376" w14:textId="2E17219A" w:rsidR="00272F9D" w:rsidRPr="00272F9D" w:rsidRDefault="00272F9D" w:rsidP="00272F9D">
      <w:pPr>
        <w:ind w:right="-284"/>
        <w:jc w:val="center"/>
        <w:outlineLvl w:val="0"/>
        <w:rPr>
          <w:rFonts w:ascii="Times New Roman" w:hAnsi="Times New Roman" w:cs="Times New Roman"/>
          <w:b/>
          <w:color w:val="000000" w:themeColor="text1"/>
          <w:sz w:val="28"/>
          <w:szCs w:val="28"/>
        </w:rPr>
      </w:pPr>
      <w:bookmarkStart w:id="762" w:name="_Toc40075648"/>
      <w:r>
        <w:rPr>
          <w:rFonts w:ascii="Times New Roman" w:hAnsi="Times New Roman" w:cs="Times New Roman"/>
          <w:b/>
          <w:color w:val="000000" w:themeColor="text1"/>
          <w:sz w:val="28"/>
          <w:szCs w:val="28"/>
        </w:rPr>
        <w:t>TỔNG QUAN VÀ CƠ SỞ LÝ THUYẾT</w:t>
      </w:r>
      <w:bookmarkEnd w:id="762"/>
    </w:p>
    <w:p w14:paraId="798B5108" w14:textId="2253CBB1" w:rsidR="00371D83" w:rsidRPr="003E245E" w:rsidRDefault="00A86E30">
      <w:pPr>
        <w:pStyle w:val="ListParagraph"/>
        <w:numPr>
          <w:ilvl w:val="1"/>
          <w:numId w:val="25"/>
        </w:numPr>
        <w:spacing w:after="160" w:line="256" w:lineRule="auto"/>
        <w:ind w:right="-1"/>
        <w:jc w:val="both"/>
        <w:outlineLvl w:val="1"/>
        <w:rPr>
          <w:rFonts w:ascii="Times New Roman" w:hAnsi="Times New Roman" w:cs="Times New Roman"/>
          <w:b/>
          <w:sz w:val="26"/>
          <w:szCs w:val="26"/>
        </w:rPr>
        <w:pPrChange w:id="763" w:author="Hoang Anh" w:date="2020-05-11T14:50:00Z">
          <w:pPr>
            <w:pStyle w:val="ListParagraph"/>
            <w:numPr>
              <w:ilvl w:val="1"/>
              <w:numId w:val="25"/>
            </w:numPr>
            <w:spacing w:after="160" w:line="256" w:lineRule="auto"/>
            <w:ind w:left="360" w:right="-284" w:hanging="360"/>
            <w:jc w:val="both"/>
            <w:outlineLvl w:val="1"/>
          </w:pPr>
        </w:pPrChange>
      </w:pPr>
      <w:bookmarkStart w:id="764" w:name="_Toc40075649"/>
      <w:r w:rsidRPr="003E245E">
        <w:rPr>
          <w:rFonts w:ascii="Times New Roman" w:hAnsi="Times New Roman" w:cs="Times New Roman"/>
          <w:b/>
          <w:sz w:val="26"/>
          <w:szCs w:val="26"/>
        </w:rPr>
        <w:t>ĐẶT VẤN ĐỀ</w:t>
      </w:r>
      <w:bookmarkEnd w:id="764"/>
    </w:p>
    <w:p w14:paraId="7F528D6D" w14:textId="50C84E6F" w:rsidR="00F67EDE" w:rsidRPr="003E245E" w:rsidRDefault="00F67EDE">
      <w:pPr>
        <w:ind w:firstLine="360"/>
        <w:jc w:val="both"/>
        <w:rPr>
          <w:rFonts w:ascii="Times New Roman" w:hAnsi="Times New Roman" w:cs="Times New Roman"/>
          <w:bCs/>
          <w:sz w:val="26"/>
          <w:szCs w:val="26"/>
        </w:rPr>
        <w:pPrChange w:id="765" w:author="Hoang Anh" w:date="2020-05-11T14:50:00Z">
          <w:pPr/>
        </w:pPrChange>
      </w:pPr>
      <w:r w:rsidRPr="003E245E">
        <w:rPr>
          <w:rFonts w:ascii="Times New Roman" w:hAnsi="Times New Roman" w:cs="Times New Roman"/>
          <w:bCs/>
          <w:sz w:val="26"/>
          <w:szCs w:val="26"/>
        </w:rPr>
        <w:t>Qua tìm hiểu thực tế tại Phòng công tác Sinh viên em nhận thấy việc quản lý học bổng đều hoạt động chủ yếu bằng việc ghi chép thủ công thông qua giấy tờ, sổ sách. Do tính đặc thù công việc nên việc quản lý học bổng như vậy là khá rắc rối, phức tạp và tốn nhiều thời gian. Điều đó có thể dẫn đến nhiều sai sót trong việc quản lý học bổng. Đối với việc quản lý qua sổ sách thì tìm kiếm và thống kê là rất khó khăn và mất thời gian. Từ đó gây khó khăn trong việc tổng kết báo cáo, thống kê. Cho nên yêu cầu đặt ra là xây dựng một phương thức quản lý tính nhanh gọn, hiệu quả và quan trọng là chuẩn xác thực sự cần thiết.</w:t>
      </w:r>
    </w:p>
    <w:p w14:paraId="7E056F1C" w14:textId="06F3604E" w:rsidR="00A86E30" w:rsidRPr="003E245E" w:rsidRDefault="00A86E30" w:rsidP="00395F54">
      <w:pPr>
        <w:pStyle w:val="ListParagraph"/>
        <w:numPr>
          <w:ilvl w:val="1"/>
          <w:numId w:val="25"/>
        </w:numPr>
        <w:spacing w:after="160" w:line="256" w:lineRule="auto"/>
        <w:ind w:right="-284"/>
        <w:jc w:val="both"/>
        <w:outlineLvl w:val="1"/>
        <w:rPr>
          <w:rFonts w:ascii="Times New Roman" w:hAnsi="Times New Roman" w:cs="Times New Roman"/>
          <w:b/>
          <w:sz w:val="26"/>
          <w:szCs w:val="26"/>
        </w:rPr>
      </w:pPr>
      <w:bookmarkStart w:id="766" w:name="_Toc40075650"/>
      <w:r w:rsidRPr="003E245E">
        <w:rPr>
          <w:rFonts w:ascii="Times New Roman" w:hAnsi="Times New Roman" w:cs="Times New Roman"/>
          <w:b/>
          <w:sz w:val="26"/>
          <w:szCs w:val="26"/>
        </w:rPr>
        <w:t>LỊCH SỬ GIẢI QUYẾT VẤN ĐỀ</w:t>
      </w:r>
      <w:bookmarkEnd w:id="766"/>
    </w:p>
    <w:p w14:paraId="78D95490" w14:textId="7B5BEA42" w:rsidR="00136E8D" w:rsidRPr="003E245E" w:rsidRDefault="00136E8D">
      <w:pPr>
        <w:ind w:firstLine="360"/>
        <w:rPr>
          <w:rFonts w:ascii="Times New Roman" w:hAnsi="Times New Roman" w:cs="Times New Roman"/>
          <w:bCs/>
          <w:sz w:val="26"/>
          <w:szCs w:val="26"/>
        </w:rPr>
        <w:pPrChange w:id="767" w:author="Hoang Anh" w:date="2020-05-11T14:50:00Z">
          <w:pPr/>
        </w:pPrChange>
      </w:pPr>
      <w:commentRangeStart w:id="768"/>
      <w:r w:rsidRPr="003E245E">
        <w:rPr>
          <w:rFonts w:ascii="Times New Roman" w:hAnsi="Times New Roman" w:cs="Times New Roman"/>
          <w:bCs/>
          <w:sz w:val="26"/>
          <w:szCs w:val="26"/>
        </w:rPr>
        <w:t>Có khá nhiều chương trình ứng dụng công nghệ thông tin vào quản lý</w:t>
      </w:r>
      <w:r w:rsidR="00796D24" w:rsidRPr="003E245E">
        <w:rPr>
          <w:rFonts w:ascii="Times New Roman" w:hAnsi="Times New Roman" w:cs="Times New Roman"/>
          <w:bCs/>
          <w:sz w:val="26"/>
          <w:szCs w:val="26"/>
        </w:rPr>
        <w:t xml:space="preserve"> </w:t>
      </w:r>
      <w:r w:rsidRPr="003E245E">
        <w:rPr>
          <w:rFonts w:ascii="Times New Roman" w:hAnsi="Times New Roman" w:cs="Times New Roman"/>
          <w:bCs/>
          <w:sz w:val="26"/>
          <w:szCs w:val="26"/>
        </w:rPr>
        <w:t>học bổng và mạng lại hiệu quả cao.</w:t>
      </w:r>
      <w:commentRangeEnd w:id="768"/>
      <w:r w:rsidR="001F6685">
        <w:rPr>
          <w:rStyle w:val="CommentReference"/>
        </w:rPr>
        <w:commentReference w:id="768"/>
      </w:r>
    </w:p>
    <w:p w14:paraId="6A45F753" w14:textId="1AF1FC25" w:rsidR="00A86E30" w:rsidRPr="003E245E" w:rsidRDefault="00A86E30" w:rsidP="00395F54">
      <w:pPr>
        <w:pStyle w:val="ListParagraph"/>
        <w:numPr>
          <w:ilvl w:val="1"/>
          <w:numId w:val="25"/>
        </w:numPr>
        <w:spacing w:after="160" w:line="256" w:lineRule="auto"/>
        <w:ind w:left="426" w:right="-284" w:hanging="426"/>
        <w:jc w:val="both"/>
        <w:outlineLvl w:val="1"/>
        <w:rPr>
          <w:rFonts w:ascii="Times New Roman" w:hAnsi="Times New Roman" w:cs="Times New Roman"/>
          <w:b/>
          <w:sz w:val="26"/>
          <w:szCs w:val="26"/>
        </w:rPr>
      </w:pPr>
      <w:bookmarkStart w:id="769" w:name="_Toc40075651"/>
      <w:r w:rsidRPr="003E245E">
        <w:rPr>
          <w:rFonts w:ascii="Times New Roman" w:hAnsi="Times New Roman" w:cs="Times New Roman"/>
          <w:b/>
          <w:sz w:val="26"/>
          <w:szCs w:val="26"/>
        </w:rPr>
        <w:t>PHẠM VI CỦA ĐỀ TÀI</w:t>
      </w:r>
      <w:bookmarkEnd w:id="769"/>
    </w:p>
    <w:p w14:paraId="5062E3A5" w14:textId="6159E4C7" w:rsidR="009B7B54" w:rsidRPr="003E245E" w:rsidRDefault="009B7B54" w:rsidP="00BC5167">
      <w:pPr>
        <w:rPr>
          <w:rFonts w:ascii="Times New Roman" w:hAnsi="Times New Roman" w:cs="Times New Roman"/>
          <w:bCs/>
          <w:sz w:val="26"/>
          <w:szCs w:val="26"/>
        </w:rPr>
      </w:pPr>
      <w:commentRangeStart w:id="770"/>
      <w:r w:rsidRPr="003E245E">
        <w:rPr>
          <w:rFonts w:ascii="Times New Roman" w:hAnsi="Times New Roman" w:cs="Times New Roman"/>
          <w:bCs/>
          <w:sz w:val="26"/>
          <w:szCs w:val="26"/>
        </w:rPr>
        <w:t>Như đã đề cập ở trên, hệ thống quản lý học bổng cho các nhân viên tại Phòng công tác Sinh viên có thể tự tạo học bổng và thống kê, báo cáo.</w:t>
      </w:r>
      <w:commentRangeEnd w:id="770"/>
      <w:r w:rsidR="001F6685">
        <w:rPr>
          <w:rStyle w:val="CommentReference"/>
        </w:rPr>
        <w:commentReference w:id="770"/>
      </w:r>
    </w:p>
    <w:p w14:paraId="4C1DF060" w14:textId="3995E567" w:rsidR="00A86E30" w:rsidRPr="003E245E" w:rsidRDefault="00A86E30" w:rsidP="00395F54">
      <w:pPr>
        <w:pStyle w:val="ListParagraph"/>
        <w:numPr>
          <w:ilvl w:val="1"/>
          <w:numId w:val="25"/>
        </w:numPr>
        <w:spacing w:after="160" w:line="256" w:lineRule="auto"/>
        <w:ind w:left="426" w:right="-284" w:hanging="426"/>
        <w:jc w:val="both"/>
        <w:outlineLvl w:val="1"/>
        <w:rPr>
          <w:rFonts w:ascii="Times New Roman" w:hAnsi="Times New Roman" w:cs="Times New Roman"/>
          <w:b/>
          <w:sz w:val="26"/>
          <w:szCs w:val="26"/>
        </w:rPr>
      </w:pPr>
      <w:bookmarkStart w:id="771" w:name="_Toc40075652"/>
      <w:r w:rsidRPr="003E245E">
        <w:rPr>
          <w:rFonts w:ascii="Times New Roman" w:hAnsi="Times New Roman" w:cs="Times New Roman"/>
          <w:b/>
          <w:sz w:val="26"/>
          <w:szCs w:val="26"/>
        </w:rPr>
        <w:t>PHƯƠNG PHÁP NGHIÊN CỨU</w:t>
      </w:r>
      <w:bookmarkEnd w:id="771"/>
    </w:p>
    <w:p w14:paraId="27E1F66A" w14:textId="1CE79D39" w:rsidR="009B7B54" w:rsidRPr="003E245E" w:rsidRDefault="009B7B54" w:rsidP="00BC5167">
      <w:pPr>
        <w:rPr>
          <w:rFonts w:ascii="Times New Roman" w:hAnsi="Times New Roman" w:cs="Times New Roman"/>
          <w:bCs/>
          <w:sz w:val="26"/>
          <w:szCs w:val="26"/>
        </w:rPr>
      </w:pPr>
      <w:commentRangeStart w:id="772"/>
      <w:del w:id="773" w:author="Truong Viet" w:date="2020-05-15T01:33:00Z">
        <w:r w:rsidRPr="003E245E" w:rsidDel="00854D1B">
          <w:rPr>
            <w:rFonts w:ascii="Times New Roman" w:hAnsi="Times New Roman" w:cs="Times New Roman"/>
            <w:bCs/>
            <w:sz w:val="26"/>
            <w:szCs w:val="26"/>
          </w:rPr>
          <w:delText>Đối tượng nghiên cứu là Phòng công tác Sinh viên có nhu cầu quản lý học bổng của mình thông qua hệ thống.</w:delText>
        </w:r>
      </w:del>
      <w:ins w:id="774" w:author="Truong Viet" w:date="2020-05-15T01:33:00Z">
        <w:r w:rsidR="00854D1B">
          <w:rPr>
            <w:rFonts w:ascii="Times New Roman" w:hAnsi="Times New Roman" w:cs="Times New Roman"/>
            <w:bCs/>
            <w:sz w:val="26"/>
            <w:szCs w:val="26"/>
          </w:rPr>
          <w:t>Tổng hợp và phân tích tài liệu</w:t>
        </w:r>
        <w:r w:rsidR="003C4949">
          <w:rPr>
            <w:rFonts w:ascii="Times New Roman" w:hAnsi="Times New Roman" w:cs="Times New Roman"/>
            <w:bCs/>
            <w:sz w:val="26"/>
            <w:szCs w:val="26"/>
          </w:rPr>
          <w:t>.</w:t>
        </w:r>
      </w:ins>
      <w:bookmarkStart w:id="775" w:name="_GoBack"/>
      <w:bookmarkEnd w:id="775"/>
    </w:p>
    <w:p w14:paraId="468E7024" w14:textId="4C315DC8" w:rsidR="009B7B54" w:rsidRPr="003E245E" w:rsidRDefault="009B7B54" w:rsidP="00BC5167">
      <w:pPr>
        <w:rPr>
          <w:rFonts w:ascii="Times New Roman" w:hAnsi="Times New Roman" w:cs="Times New Roman"/>
          <w:bCs/>
          <w:sz w:val="26"/>
          <w:szCs w:val="26"/>
        </w:rPr>
      </w:pPr>
      <w:del w:id="776" w:author="Truong Viet" w:date="2020-05-15T01:33:00Z">
        <w:r w:rsidRPr="003E245E" w:rsidDel="00854D1B">
          <w:rPr>
            <w:rFonts w:ascii="Times New Roman" w:hAnsi="Times New Roman" w:cs="Times New Roman"/>
            <w:bCs/>
            <w:sz w:val="26"/>
            <w:szCs w:val="26"/>
          </w:rPr>
          <w:delText xml:space="preserve">Hệ thống còn cho </w:delText>
        </w:r>
        <w:r w:rsidR="00086422" w:rsidRPr="003E245E" w:rsidDel="00854D1B">
          <w:rPr>
            <w:rFonts w:ascii="Times New Roman" w:hAnsi="Times New Roman" w:cs="Times New Roman"/>
            <w:bCs/>
            <w:sz w:val="26"/>
            <w:szCs w:val="26"/>
          </w:rPr>
          <w:delText xml:space="preserve">giáo vụ khoa và cố vấn học tập </w:delText>
        </w:r>
        <w:r w:rsidRPr="003E245E" w:rsidDel="00854D1B">
          <w:rPr>
            <w:rFonts w:ascii="Times New Roman" w:hAnsi="Times New Roman" w:cs="Times New Roman"/>
            <w:bCs/>
            <w:sz w:val="26"/>
            <w:szCs w:val="26"/>
          </w:rPr>
          <w:delText xml:space="preserve">muốn </w:delText>
        </w:r>
        <w:r w:rsidR="00086422" w:rsidRPr="003E245E" w:rsidDel="00854D1B">
          <w:rPr>
            <w:rFonts w:ascii="Times New Roman" w:hAnsi="Times New Roman" w:cs="Times New Roman"/>
            <w:bCs/>
            <w:sz w:val="26"/>
            <w:szCs w:val="26"/>
          </w:rPr>
          <w:delText>xem thông tin về học bổng và danh sách sinh viên được nhận học bổng.</w:delText>
        </w:r>
        <w:commentRangeEnd w:id="772"/>
        <w:r w:rsidR="001F6685" w:rsidDel="00854D1B">
          <w:rPr>
            <w:rStyle w:val="CommentReference"/>
          </w:rPr>
          <w:commentReference w:id="772"/>
        </w:r>
      </w:del>
      <w:ins w:id="777" w:author="Truong Viet" w:date="2020-05-15T01:33:00Z">
        <w:r w:rsidR="00854D1B">
          <w:rPr>
            <w:rFonts w:ascii="Times New Roman" w:hAnsi="Times New Roman" w:cs="Times New Roman"/>
            <w:bCs/>
            <w:sz w:val="26"/>
            <w:szCs w:val="26"/>
          </w:rPr>
          <w:t>Thực nghiệm</w:t>
        </w:r>
        <w:r w:rsidR="003C4949">
          <w:rPr>
            <w:rFonts w:ascii="Times New Roman" w:hAnsi="Times New Roman" w:cs="Times New Roman"/>
            <w:bCs/>
            <w:sz w:val="26"/>
            <w:szCs w:val="26"/>
          </w:rPr>
          <w:t>.</w:t>
        </w:r>
      </w:ins>
    </w:p>
    <w:p w14:paraId="7A8F1E8A" w14:textId="6A9DEB40" w:rsidR="00A86E30" w:rsidRPr="003E245E" w:rsidRDefault="00A86E30" w:rsidP="00395F54">
      <w:pPr>
        <w:pStyle w:val="ListParagraph"/>
        <w:numPr>
          <w:ilvl w:val="1"/>
          <w:numId w:val="25"/>
        </w:numPr>
        <w:spacing w:after="160" w:line="256" w:lineRule="auto"/>
        <w:ind w:left="426" w:right="-284" w:hanging="426"/>
        <w:jc w:val="both"/>
        <w:outlineLvl w:val="1"/>
        <w:rPr>
          <w:rFonts w:ascii="Times New Roman" w:hAnsi="Times New Roman" w:cs="Times New Roman"/>
          <w:b/>
          <w:sz w:val="26"/>
          <w:szCs w:val="26"/>
        </w:rPr>
      </w:pPr>
      <w:bookmarkStart w:id="778" w:name="_Toc40075653"/>
      <w:r w:rsidRPr="003E245E">
        <w:rPr>
          <w:rFonts w:ascii="Times New Roman" w:hAnsi="Times New Roman" w:cs="Times New Roman"/>
          <w:b/>
          <w:sz w:val="26"/>
          <w:szCs w:val="26"/>
        </w:rPr>
        <w:t>TÌM HIỂU VỀ NỀN TẢNG PHP, LARAVEL FRAMEWORK</w:t>
      </w:r>
      <w:bookmarkEnd w:id="778"/>
    </w:p>
    <w:p w14:paraId="1D935BB6" w14:textId="5393A8CD" w:rsidR="00DC3DDD" w:rsidRPr="003E245E" w:rsidRDefault="00B84A5F" w:rsidP="00E17FFE">
      <w:pPr>
        <w:pStyle w:val="ListParagraph"/>
        <w:spacing w:after="160" w:line="256" w:lineRule="auto"/>
        <w:ind w:left="284" w:right="-284"/>
        <w:jc w:val="both"/>
        <w:outlineLvl w:val="2"/>
        <w:rPr>
          <w:rFonts w:ascii="Times New Roman" w:hAnsi="Times New Roman" w:cs="Times New Roman"/>
          <w:b/>
          <w:sz w:val="26"/>
          <w:szCs w:val="26"/>
        </w:rPr>
      </w:pPr>
      <w:bookmarkStart w:id="779" w:name="_Toc40075654"/>
      <w:r w:rsidRPr="003E245E">
        <w:rPr>
          <w:rFonts w:ascii="Times New Roman" w:hAnsi="Times New Roman" w:cs="Times New Roman"/>
          <w:b/>
          <w:sz w:val="26"/>
          <w:szCs w:val="26"/>
        </w:rPr>
        <w:t xml:space="preserve">2.5.1 </w:t>
      </w:r>
      <w:r w:rsidR="00A86E30" w:rsidRPr="003E245E">
        <w:rPr>
          <w:rFonts w:ascii="Times New Roman" w:hAnsi="Times New Roman" w:cs="Times New Roman"/>
          <w:b/>
          <w:sz w:val="26"/>
          <w:szCs w:val="26"/>
        </w:rPr>
        <w:t>Tổng quan về PHP</w:t>
      </w:r>
      <w:bookmarkEnd w:id="779"/>
    </w:p>
    <w:p w14:paraId="7BC264C5" w14:textId="144EA3A7" w:rsidR="00A86E30" w:rsidRPr="003E245E" w:rsidRDefault="00B84A5F" w:rsidP="00E17FFE">
      <w:pPr>
        <w:pStyle w:val="ListParagraph"/>
        <w:spacing w:after="160" w:line="256" w:lineRule="auto"/>
        <w:ind w:left="284" w:right="-284"/>
        <w:jc w:val="both"/>
        <w:outlineLvl w:val="3"/>
        <w:rPr>
          <w:rFonts w:ascii="Times New Roman" w:hAnsi="Times New Roman" w:cs="Times New Roman"/>
          <w:b/>
          <w:i/>
          <w:iCs/>
          <w:sz w:val="26"/>
          <w:szCs w:val="26"/>
        </w:rPr>
      </w:pPr>
      <w:r w:rsidRPr="003E245E">
        <w:rPr>
          <w:rFonts w:ascii="Times New Roman" w:hAnsi="Times New Roman" w:cs="Times New Roman"/>
          <w:b/>
          <w:i/>
          <w:iCs/>
          <w:sz w:val="26"/>
          <w:szCs w:val="26"/>
        </w:rPr>
        <w:t>2</w:t>
      </w:r>
      <w:r w:rsidR="00A86E30" w:rsidRPr="003E245E">
        <w:rPr>
          <w:rFonts w:ascii="Times New Roman" w:hAnsi="Times New Roman" w:cs="Times New Roman"/>
          <w:b/>
          <w:i/>
          <w:iCs/>
          <w:sz w:val="26"/>
          <w:szCs w:val="26"/>
        </w:rPr>
        <w:t>.</w:t>
      </w:r>
      <w:r w:rsidRPr="003E245E">
        <w:rPr>
          <w:rFonts w:ascii="Times New Roman" w:hAnsi="Times New Roman" w:cs="Times New Roman"/>
          <w:b/>
          <w:i/>
          <w:iCs/>
          <w:sz w:val="26"/>
          <w:szCs w:val="26"/>
        </w:rPr>
        <w:t>5</w:t>
      </w:r>
      <w:r w:rsidR="00A86E30" w:rsidRPr="003E245E">
        <w:rPr>
          <w:rFonts w:ascii="Times New Roman" w:hAnsi="Times New Roman" w:cs="Times New Roman"/>
          <w:b/>
          <w:i/>
          <w:iCs/>
          <w:sz w:val="26"/>
          <w:szCs w:val="26"/>
        </w:rPr>
        <w:t>.1</w:t>
      </w:r>
      <w:r w:rsidRPr="003E245E">
        <w:rPr>
          <w:rFonts w:ascii="Times New Roman" w:hAnsi="Times New Roman" w:cs="Times New Roman"/>
          <w:b/>
          <w:i/>
          <w:iCs/>
          <w:sz w:val="26"/>
          <w:szCs w:val="26"/>
        </w:rPr>
        <w:t>.1</w:t>
      </w:r>
      <w:r w:rsidR="00A86E30" w:rsidRPr="003E245E">
        <w:rPr>
          <w:rFonts w:ascii="Times New Roman" w:hAnsi="Times New Roman" w:cs="Times New Roman"/>
          <w:b/>
          <w:i/>
          <w:iCs/>
          <w:sz w:val="26"/>
          <w:szCs w:val="26"/>
        </w:rPr>
        <w:t xml:space="preserve"> Giới thiệu</w:t>
      </w:r>
    </w:p>
    <w:p w14:paraId="3C52CBCD" w14:textId="6033D07E" w:rsidR="00A86E30" w:rsidRPr="003E245E" w:rsidRDefault="00A86E30">
      <w:pPr>
        <w:pStyle w:val="ListParagraph"/>
        <w:spacing w:after="160" w:line="256" w:lineRule="auto"/>
        <w:ind w:left="0" w:right="-284" w:firstLine="294"/>
        <w:jc w:val="both"/>
        <w:rPr>
          <w:rFonts w:ascii="Times New Roman" w:hAnsi="Times New Roman" w:cs="Times New Roman"/>
          <w:bCs/>
          <w:sz w:val="26"/>
          <w:szCs w:val="26"/>
        </w:rPr>
      </w:pPr>
      <w:r w:rsidRPr="003E245E">
        <w:rPr>
          <w:rFonts w:ascii="Times New Roman" w:hAnsi="Times New Roman" w:cs="Times New Roman"/>
          <w:bCs/>
          <w:sz w:val="26"/>
          <w:szCs w:val="26"/>
        </w:rPr>
        <w:t>- 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3ED25A00" w14:textId="59E4A084" w:rsidR="00A86E30" w:rsidRPr="003E245E" w:rsidRDefault="00A86E30">
      <w:pPr>
        <w:pStyle w:val="ListParagraph"/>
        <w:spacing w:after="160" w:line="256" w:lineRule="auto"/>
        <w:ind w:left="0" w:right="-284" w:firstLine="294"/>
        <w:jc w:val="both"/>
        <w:rPr>
          <w:rFonts w:ascii="Times New Roman" w:hAnsi="Times New Roman" w:cs="Times New Roman"/>
          <w:bCs/>
          <w:sz w:val="26"/>
          <w:szCs w:val="26"/>
        </w:rPr>
      </w:pPr>
      <w:r w:rsidRPr="003E245E">
        <w:rPr>
          <w:rFonts w:ascii="Times New Roman" w:hAnsi="Times New Roman" w:cs="Times New Roman"/>
          <w:bCs/>
          <w:sz w:val="26"/>
          <w:szCs w:val="26"/>
        </w:rPr>
        <w:t>- 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171ADA56" w14:textId="091DB229" w:rsidR="00A86E30" w:rsidRPr="003E245E" w:rsidRDefault="00B84A5F" w:rsidP="002F37BF">
      <w:pPr>
        <w:pStyle w:val="Heading4"/>
        <w:ind w:left="284"/>
        <w:rPr>
          <w:rFonts w:ascii="Times New Roman" w:hAnsi="Times New Roman" w:cs="Times New Roman"/>
          <w:bCs w:val="0"/>
          <w:i w:val="0"/>
          <w:iCs w:val="0"/>
          <w:color w:val="000000" w:themeColor="text1"/>
          <w:sz w:val="26"/>
          <w:szCs w:val="26"/>
        </w:rPr>
      </w:pPr>
      <w:r w:rsidRPr="003E245E">
        <w:rPr>
          <w:rFonts w:ascii="Times New Roman" w:hAnsi="Times New Roman" w:cs="Times New Roman"/>
          <w:bCs w:val="0"/>
          <w:color w:val="000000" w:themeColor="text1"/>
          <w:sz w:val="26"/>
          <w:szCs w:val="26"/>
        </w:rPr>
        <w:lastRenderedPageBreak/>
        <w:t>2</w:t>
      </w:r>
      <w:r w:rsidR="00490671" w:rsidRPr="003E245E">
        <w:rPr>
          <w:rFonts w:ascii="Times New Roman" w:hAnsi="Times New Roman" w:cs="Times New Roman"/>
          <w:bCs w:val="0"/>
          <w:color w:val="000000" w:themeColor="text1"/>
          <w:sz w:val="26"/>
          <w:szCs w:val="26"/>
        </w:rPr>
        <w:t>.</w:t>
      </w:r>
      <w:r w:rsidRPr="003E245E">
        <w:rPr>
          <w:rFonts w:ascii="Times New Roman" w:hAnsi="Times New Roman" w:cs="Times New Roman"/>
          <w:bCs w:val="0"/>
          <w:color w:val="000000" w:themeColor="text1"/>
          <w:sz w:val="26"/>
          <w:szCs w:val="26"/>
        </w:rPr>
        <w:t>5</w:t>
      </w:r>
      <w:r w:rsidR="00490671" w:rsidRPr="003E245E">
        <w:rPr>
          <w:rFonts w:ascii="Times New Roman" w:hAnsi="Times New Roman" w:cs="Times New Roman"/>
          <w:bCs w:val="0"/>
          <w:color w:val="000000" w:themeColor="text1"/>
          <w:sz w:val="26"/>
          <w:szCs w:val="26"/>
        </w:rPr>
        <w:t>.</w:t>
      </w:r>
      <w:r w:rsidRPr="003E245E">
        <w:rPr>
          <w:rFonts w:ascii="Times New Roman" w:hAnsi="Times New Roman" w:cs="Times New Roman"/>
          <w:bCs w:val="0"/>
          <w:color w:val="000000" w:themeColor="text1"/>
          <w:sz w:val="26"/>
          <w:szCs w:val="26"/>
        </w:rPr>
        <w:t>1.2</w:t>
      </w:r>
      <w:r w:rsidR="00A86E30" w:rsidRPr="003E245E">
        <w:rPr>
          <w:rFonts w:ascii="Times New Roman" w:hAnsi="Times New Roman" w:cs="Times New Roman"/>
          <w:bCs w:val="0"/>
          <w:color w:val="000000" w:themeColor="text1"/>
          <w:sz w:val="26"/>
          <w:szCs w:val="26"/>
        </w:rPr>
        <w:t xml:space="preserve"> Lịch sử</w:t>
      </w:r>
    </w:p>
    <w:p w14:paraId="3B9FEECC" w14:textId="6FC3278D" w:rsidR="00A86E30" w:rsidRPr="003E245E" w:rsidRDefault="00A86E30">
      <w:pPr>
        <w:jc w:val="both"/>
        <w:rPr>
          <w:rFonts w:ascii="Times New Roman" w:hAnsi="Times New Roman" w:cs="Times New Roman"/>
          <w:bCs/>
          <w:sz w:val="26"/>
          <w:szCs w:val="26"/>
        </w:rPr>
        <w:pPrChange w:id="780" w:author="Hoang Anh" w:date="2020-05-11T14:55:00Z">
          <w:pPr/>
        </w:pPrChange>
      </w:pPr>
      <w:r w:rsidRPr="003E245E">
        <w:rPr>
          <w:rFonts w:ascii="Times New Roman" w:hAnsi="Times New Roman" w:cs="Times New Roman"/>
          <w:bCs/>
          <w:sz w:val="26"/>
          <w:szCs w:val="26"/>
        </w:rPr>
        <w:t xml:space="preserve">- </w:t>
      </w:r>
      <w:r w:rsidR="00DD18F7" w:rsidRPr="003E245E">
        <w:rPr>
          <w:rFonts w:ascii="Times New Roman" w:hAnsi="Times New Roman" w:cs="Times New Roman"/>
          <w:bCs/>
          <w:sz w:val="26"/>
          <w:szCs w:val="26"/>
        </w:rPr>
        <w:t>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đã quyết định công bố mã nguồn của PHP/FI cho mọi người xem, sử dụng cũng như sửa các lỗi có trong nó đồng thời cải tiến mã nguồn.</w:t>
      </w:r>
    </w:p>
    <w:p w14:paraId="0198D0B8" w14:textId="77777777" w:rsidR="00A86E30" w:rsidRPr="003E245E" w:rsidRDefault="00A86E30">
      <w:pPr>
        <w:jc w:val="both"/>
        <w:rPr>
          <w:rFonts w:ascii="Times New Roman" w:hAnsi="Times New Roman" w:cs="Times New Roman"/>
          <w:bCs/>
          <w:sz w:val="26"/>
          <w:szCs w:val="26"/>
        </w:rPr>
        <w:pPrChange w:id="781" w:author="Hoang Anh" w:date="2020-05-11T14:55:00Z">
          <w:pPr/>
        </w:pPrChange>
      </w:pPr>
      <w:r w:rsidRPr="003E245E">
        <w:rPr>
          <w:rFonts w:ascii="Times New Roman" w:hAnsi="Times New Roman" w:cs="Times New Roman"/>
          <w:bCs/>
          <w:sz w:val="26"/>
          <w:szCs w:val="26"/>
        </w:rPr>
        <w:t>- 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p>
    <w:p w14:paraId="5E8BD6B1" w14:textId="77777777" w:rsidR="00A86E30" w:rsidRPr="003E245E" w:rsidRDefault="00A86E30">
      <w:pPr>
        <w:jc w:val="both"/>
        <w:rPr>
          <w:rFonts w:ascii="Times New Roman" w:hAnsi="Times New Roman" w:cs="Times New Roman"/>
          <w:bCs/>
          <w:sz w:val="26"/>
          <w:szCs w:val="26"/>
        </w:rPr>
        <w:pPrChange w:id="782" w:author="Hoang Anh" w:date="2020-05-11T14:55:00Z">
          <w:pPr/>
        </w:pPrChange>
      </w:pPr>
      <w:r w:rsidRPr="003E245E">
        <w:rPr>
          <w:rFonts w:ascii="Times New Roman" w:hAnsi="Times New Roman" w:cs="Times New Roman"/>
          <w:bCs/>
          <w:sz w:val="26"/>
          <w:szCs w:val="26"/>
        </w:rPr>
        <w:t>- Vào năm 1997,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w:t>
      </w:r>
    </w:p>
    <w:p w14:paraId="615CAE84" w14:textId="147E18B2" w:rsidR="00A86E30" w:rsidDel="001F6685" w:rsidRDefault="00A86E30">
      <w:pPr>
        <w:jc w:val="both"/>
        <w:rPr>
          <w:del w:id="783" w:author="Hoang Anh" w:date="2020-05-11T14:55:00Z"/>
          <w:rFonts w:ascii="Times New Roman" w:hAnsi="Times New Roman" w:cs="Times New Roman"/>
          <w:bCs/>
          <w:sz w:val="26"/>
          <w:szCs w:val="26"/>
        </w:rPr>
        <w:pPrChange w:id="784" w:author="Hoang Anh" w:date="2020-05-11T14:55:00Z">
          <w:pPr/>
        </w:pPrChange>
      </w:pPr>
      <w:r w:rsidRPr="003E245E">
        <w:rPr>
          <w:rFonts w:ascii="Times New Roman" w:hAnsi="Times New Roman" w:cs="Times New Roman"/>
          <w:bCs/>
          <w:sz w:val="26"/>
          <w:szCs w:val="26"/>
        </w:rPr>
        <w:t>- PHP/FI 2.0 được chính thức công bố vào tháng 11 năm 1997, sau một thời gian khá dài chỉ được công bố dưới dạng các bản beta. Nhưng không lâu sau đó, nó đã được thay thế bởi các bản alpha đầu tiên của PHP 3.0.</w:t>
      </w:r>
    </w:p>
    <w:p w14:paraId="4486313E" w14:textId="77777777" w:rsidR="00B014A1" w:rsidRPr="003E245E" w:rsidRDefault="00B014A1">
      <w:pPr>
        <w:jc w:val="both"/>
        <w:rPr>
          <w:rFonts w:ascii="Times New Roman" w:hAnsi="Times New Roman" w:cs="Times New Roman"/>
          <w:bCs/>
          <w:sz w:val="26"/>
          <w:szCs w:val="26"/>
        </w:rPr>
        <w:pPrChange w:id="785" w:author="Hoang Anh" w:date="2020-05-11T14:55:00Z">
          <w:pPr/>
        </w:pPrChange>
      </w:pPr>
    </w:p>
    <w:p w14:paraId="51D29616" w14:textId="58327CD9" w:rsidR="00B11935" w:rsidRPr="003E245E" w:rsidRDefault="00B11935" w:rsidP="00B11935">
      <w:pPr>
        <w:pStyle w:val="Heading4"/>
        <w:ind w:left="284"/>
        <w:rPr>
          <w:rFonts w:ascii="Times New Roman" w:hAnsi="Times New Roman" w:cs="Times New Roman"/>
          <w:bCs w:val="0"/>
          <w:i w:val="0"/>
          <w:iCs w:val="0"/>
          <w:color w:val="000000" w:themeColor="text1"/>
          <w:sz w:val="26"/>
          <w:szCs w:val="26"/>
        </w:rPr>
      </w:pPr>
      <w:r w:rsidRPr="003E245E">
        <w:rPr>
          <w:rFonts w:ascii="Times New Roman" w:hAnsi="Times New Roman" w:cs="Times New Roman"/>
          <w:bCs w:val="0"/>
          <w:color w:val="000000" w:themeColor="text1"/>
          <w:sz w:val="26"/>
          <w:szCs w:val="26"/>
        </w:rPr>
        <w:t>2.5.1.</w:t>
      </w:r>
      <w:r>
        <w:rPr>
          <w:rFonts w:ascii="Times New Roman" w:hAnsi="Times New Roman" w:cs="Times New Roman"/>
          <w:bCs w:val="0"/>
          <w:color w:val="000000" w:themeColor="text1"/>
          <w:sz w:val="26"/>
          <w:szCs w:val="26"/>
        </w:rPr>
        <w:t>3</w:t>
      </w:r>
      <w:r w:rsidRPr="003E245E">
        <w:rPr>
          <w:rFonts w:ascii="Times New Roman" w:hAnsi="Times New Roman" w:cs="Times New Roman"/>
          <w:bCs w:val="0"/>
          <w:color w:val="000000" w:themeColor="text1"/>
          <w:sz w:val="26"/>
          <w:szCs w:val="26"/>
        </w:rPr>
        <w:t xml:space="preserve"> </w:t>
      </w:r>
      <w:r>
        <w:rPr>
          <w:rFonts w:ascii="Times New Roman" w:hAnsi="Times New Roman" w:cs="Times New Roman"/>
          <w:bCs w:val="0"/>
          <w:color w:val="000000" w:themeColor="text1"/>
          <w:sz w:val="26"/>
          <w:szCs w:val="26"/>
        </w:rPr>
        <w:t>Đặc điểm</w:t>
      </w:r>
    </w:p>
    <w:p w14:paraId="774C159A" w14:textId="5A96DA4B" w:rsidR="00BA5E5E" w:rsidRPr="003E245E" w:rsidRDefault="00BA5E5E" w:rsidP="00BC5167">
      <w:pPr>
        <w:pStyle w:val="ListParagraph"/>
        <w:numPr>
          <w:ilvl w:val="0"/>
          <w:numId w:val="29"/>
        </w:numPr>
        <w:tabs>
          <w:tab w:val="left" w:pos="426"/>
        </w:tabs>
        <w:spacing w:after="160" w:line="256" w:lineRule="auto"/>
        <w:ind w:left="0" w:right="-284" w:firstLine="284"/>
        <w:jc w:val="both"/>
        <w:rPr>
          <w:rFonts w:ascii="Times New Roman" w:hAnsi="Times New Roman" w:cs="Times New Roman"/>
          <w:bCs/>
          <w:sz w:val="26"/>
          <w:szCs w:val="26"/>
        </w:rPr>
      </w:pPr>
      <w:r w:rsidRPr="003E245E">
        <w:rPr>
          <w:rFonts w:ascii="Times New Roman" w:hAnsi="Times New Roman" w:cs="Times New Roman"/>
          <w:bCs/>
          <w:sz w:val="26"/>
          <w:szCs w:val="26"/>
        </w:rPr>
        <w:t>PHP là một ngôn ngữ lập trình web rất được ưa chuộng, hiện là ngôn ngữ lập trình web phổ biến nhất. Nhờ vào một số đặc điểm sau:</w:t>
      </w:r>
    </w:p>
    <w:p w14:paraId="0ADEE008" w14:textId="77777777"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PHP dễ học và linh động</w:t>
      </w:r>
    </w:p>
    <w:p w14:paraId="234537FF" w14:textId="77777777"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Rất nhiều hàm hỗ trợ và nhiều phần mở rộng phong phú</w:t>
      </w:r>
    </w:p>
    <w:p w14:paraId="3182081B" w14:textId="77777777"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Đặc biệt mã nguồn mở, thường xuyên nâng cấp, chạy được trên nhiều máy chủ web, nhiều hệ điều hành (đa nền tảng)</w:t>
      </w:r>
    </w:p>
    <w:p w14:paraId="647DBECF" w14:textId="77777777"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Cộng đồng sử dụng và hỗ trợ đông đảo </w:t>
      </w:r>
    </w:p>
    <w:p w14:paraId="470E0495" w14:textId="77777777"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Ngoài phần code chính (thường gọi là code thuần), các phần mở rộng cũng rất phong phú mà lại miễn phí như nhiều framework, nhiều CMS</w:t>
      </w:r>
    </w:p>
    <w:p w14:paraId="7FD2ABDB" w14:textId="77777777"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Các mã nguồn chia sẻ trên mạng tìm được rất nhiều và dễ dàng</w:t>
      </w:r>
    </w:p>
    <w:p w14:paraId="5017E7B2" w14:textId="77777777"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Được tích hợp và sử dụng ổn định trong một mô hình LAMP = Linux+Apache+Mysql+Php, mã nguồn mở, chi phí thấp.</w:t>
      </w:r>
    </w:p>
    <w:p w14:paraId="369B3FF4" w14:textId="060CDB50" w:rsidR="00BA5E5E" w:rsidRPr="003E245E" w:rsidRDefault="00BA5E5E" w:rsidP="00395F54">
      <w:pPr>
        <w:pStyle w:val="ListParagraph"/>
        <w:numPr>
          <w:ilvl w:val="0"/>
          <w:numId w:val="26"/>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Các hosting hỗ trợ nhiều.</w:t>
      </w:r>
    </w:p>
    <w:p w14:paraId="28DCA1E9" w14:textId="55DE2F67" w:rsidR="00BA5E5E" w:rsidRPr="003E245E" w:rsidRDefault="00BA5E5E" w:rsidP="00B84A5F">
      <w:pPr>
        <w:pStyle w:val="ListParagraph"/>
        <w:spacing w:after="160" w:line="256" w:lineRule="auto"/>
        <w:ind w:left="0" w:right="-284"/>
        <w:jc w:val="both"/>
        <w:outlineLvl w:val="1"/>
        <w:rPr>
          <w:rFonts w:ascii="Times New Roman" w:hAnsi="Times New Roman" w:cs="Times New Roman"/>
          <w:bCs/>
          <w:sz w:val="26"/>
          <w:szCs w:val="26"/>
        </w:rPr>
      </w:pPr>
    </w:p>
    <w:p w14:paraId="2FD9F94D" w14:textId="3CFB8FD9" w:rsidR="00BA5E5E" w:rsidRPr="003E245E" w:rsidRDefault="00BA5E5E" w:rsidP="00B84A5F">
      <w:p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hAnsi="Times New Roman" w:cs="Times New Roman"/>
          <w:bCs/>
          <w:sz w:val="26"/>
          <w:szCs w:val="26"/>
          <w:shd w:val="clear" w:color="auto" w:fill="FFFFFF"/>
        </w:rPr>
        <w:lastRenderedPageBreak/>
        <w:t>Trước hết và cũng là quan trọng nhất, nó đảm nhiệm vai trò của: </w:t>
      </w:r>
      <w:r w:rsidRPr="003E245E">
        <w:rPr>
          <w:rStyle w:val="Emphasis"/>
          <w:rFonts w:ascii="Times New Roman" w:hAnsi="Times New Roman" w:cs="Times New Roman"/>
          <w:bCs/>
          <w:sz w:val="26"/>
          <w:szCs w:val="26"/>
          <w:shd w:val="clear" w:color="auto" w:fill="FFFFFF"/>
        </w:rPr>
        <w:t>ngôn ngữ kịch bản phía máy chủ (Server Side script)</w:t>
      </w:r>
      <w:r w:rsidRPr="003E245E">
        <w:rPr>
          <w:rFonts w:ascii="Times New Roman" w:hAnsi="Times New Roman" w:cs="Times New Roman"/>
          <w:bCs/>
          <w:sz w:val="26"/>
          <w:szCs w:val="26"/>
          <w:shd w:val="clear" w:color="auto" w:fill="FFFFFF"/>
        </w:rPr>
        <w:t> - máy chủ sẽ tiếp nhận request (yêu cầu) từ máy khách (client) - máy chủ web sẽ triệu gọi file mã nguồn tương ứng. Trong file mã nguồn này chứa các mã php để xử lý request - trình thông dịch sẽ dịch mã php sang mã HTML, CSS, XML,...trả ra cho máy chủ web, máy chủ web trả lại thông tin (reponse) cho máy khách. Dữ liệu nhận đư</w:t>
      </w:r>
      <w:ins w:id="786" w:author="Truong Viet" w:date="2020-05-14T00:42:00Z">
        <w:r w:rsidR="00E85331">
          <w:rPr>
            <w:rFonts w:ascii="Times New Roman" w:hAnsi="Times New Roman" w:cs="Times New Roman"/>
            <w:bCs/>
            <w:sz w:val="26"/>
            <w:szCs w:val="26"/>
            <w:shd w:val="clear" w:color="auto" w:fill="FFFFFF"/>
          </w:rPr>
          <w:t>7</w:t>
        </w:r>
      </w:ins>
      <w:r w:rsidRPr="003E245E">
        <w:rPr>
          <w:rFonts w:ascii="Times New Roman" w:hAnsi="Times New Roman" w:cs="Times New Roman"/>
          <w:bCs/>
          <w:sz w:val="26"/>
          <w:szCs w:val="26"/>
          <w:shd w:val="clear" w:color="auto" w:fill="FFFFFF"/>
        </w:rPr>
        <w:t>ợc từ máy khách là các đoạn mã dạng text như HTML, CSS,...mà không thể thấy mã php ( vì đã được thực thi thành dạng text ) - đảm bảo được tính bảo mật, đây cũng là chức năng cơ bản và quan trọng của một ngôn ngữ phía máy chủ.</w:t>
      </w:r>
      <w:r w:rsidRPr="003E245E">
        <w:rPr>
          <w:rFonts w:ascii="Times New Roman" w:eastAsia="Times New Roman" w:hAnsi="Times New Roman" w:cs="Times New Roman"/>
          <w:bCs/>
          <w:sz w:val="26"/>
          <w:szCs w:val="26"/>
        </w:rPr>
        <w:t>Ngoài ra PHP còn có thể:</w:t>
      </w:r>
    </w:p>
    <w:p w14:paraId="682B09E0" w14:textId="77777777" w:rsidR="00BA5E5E" w:rsidRPr="003E245E" w:rsidRDefault="00BA5E5E" w:rsidP="00395F54">
      <w:pPr>
        <w:pStyle w:val="ListParagraph"/>
        <w:numPr>
          <w:ilvl w:val="0"/>
          <w:numId w:val="27"/>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Xử lý ảnh</w:t>
      </w:r>
    </w:p>
    <w:p w14:paraId="5626C87D" w14:textId="77777777" w:rsidR="00BA5E5E" w:rsidRPr="003E245E" w:rsidRDefault="00BA5E5E" w:rsidP="00395F54">
      <w:pPr>
        <w:pStyle w:val="ListParagraph"/>
        <w:numPr>
          <w:ilvl w:val="0"/>
          <w:numId w:val="27"/>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Cho phép và xử lý file upload ( tải file lên server )</w:t>
      </w:r>
    </w:p>
    <w:p w14:paraId="28E655C1" w14:textId="77777777" w:rsidR="00BA5E5E" w:rsidRPr="003E245E" w:rsidRDefault="00BA5E5E" w:rsidP="00395F54">
      <w:pPr>
        <w:pStyle w:val="ListParagraph"/>
        <w:numPr>
          <w:ilvl w:val="0"/>
          <w:numId w:val="27"/>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Thiếp lập và xử lý cookie, session</w:t>
      </w:r>
    </w:p>
    <w:p w14:paraId="277487A2" w14:textId="77777777" w:rsidR="00BA5E5E" w:rsidRPr="003E245E" w:rsidRDefault="00BA5E5E" w:rsidP="00395F54">
      <w:pPr>
        <w:pStyle w:val="ListParagraph"/>
        <w:numPr>
          <w:ilvl w:val="0"/>
          <w:numId w:val="27"/>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Thao tác tới cơ sở dữ liệu</w:t>
      </w:r>
    </w:p>
    <w:p w14:paraId="3C84265F" w14:textId="77777777" w:rsidR="00BA5E5E" w:rsidRPr="003E245E" w:rsidRDefault="00BA5E5E" w:rsidP="00395F54">
      <w:pPr>
        <w:pStyle w:val="ListParagraph"/>
        <w:numPr>
          <w:ilvl w:val="0"/>
          <w:numId w:val="27"/>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Gửi email</w:t>
      </w:r>
    </w:p>
    <w:p w14:paraId="34C0E028" w14:textId="77777777" w:rsidR="00BA5E5E" w:rsidRPr="003E245E" w:rsidRDefault="00BA5E5E" w:rsidP="00395F54">
      <w:pPr>
        <w:pStyle w:val="ListParagraph"/>
        <w:numPr>
          <w:ilvl w:val="0"/>
          <w:numId w:val="27"/>
        </w:num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eastAsia="Times New Roman" w:hAnsi="Times New Roman" w:cs="Times New Roman"/>
          <w:bCs/>
          <w:sz w:val="26"/>
          <w:szCs w:val="26"/>
        </w:rPr>
        <w:t>Xử lý dữ liệu nhận được từ form nhập liệu</w:t>
      </w:r>
    </w:p>
    <w:p w14:paraId="47CD73A2" w14:textId="23339A80" w:rsidR="00BA5E5E" w:rsidRPr="003E245E" w:rsidRDefault="00BA5E5E" w:rsidP="00734DEE">
      <w:pPr>
        <w:shd w:val="clear" w:color="auto" w:fill="FFFFFF"/>
        <w:spacing w:line="240" w:lineRule="auto"/>
        <w:jc w:val="both"/>
        <w:rPr>
          <w:rFonts w:ascii="Times New Roman" w:eastAsia="Times New Roman" w:hAnsi="Times New Roman" w:cs="Times New Roman"/>
          <w:bCs/>
          <w:sz w:val="26"/>
          <w:szCs w:val="26"/>
        </w:rPr>
      </w:pPr>
      <w:r w:rsidRPr="003E245E">
        <w:rPr>
          <w:rFonts w:ascii="Times New Roman" w:hAnsi="Times New Roman" w:cs="Times New Roman"/>
          <w:bCs/>
          <w:sz w:val="26"/>
          <w:szCs w:val="26"/>
          <w:shd w:val="clear" w:color="auto" w:fill="FFFFFF"/>
        </w:rPr>
        <w:t>Thông qua php, một trang web tĩnh (static webpage), thường chỉ phần giao diện tại máy khách - tương tác tới máy chủ web , trở thành một trang web động ( nội dung thay đổi, tùy biến theo các sự kiện, yêu cầu) - hay được gọi là dynamic webpage. Học lập trình php vì thế cũng hay được gọi là: lập trình web động với php, lập trình ứng dụng web, ...</w:t>
      </w:r>
    </w:p>
    <w:p w14:paraId="4AA3719A" w14:textId="54A20123" w:rsidR="00BA5E5E" w:rsidRPr="003E245E" w:rsidRDefault="00734DEE" w:rsidP="002F37BF">
      <w:pPr>
        <w:pStyle w:val="Heading4"/>
        <w:ind w:left="284"/>
        <w:rPr>
          <w:rFonts w:ascii="Times New Roman" w:hAnsi="Times New Roman" w:cs="Times New Roman"/>
          <w:bCs w:val="0"/>
          <w:i w:val="0"/>
          <w:iCs w:val="0"/>
          <w:color w:val="000000" w:themeColor="text1"/>
          <w:sz w:val="26"/>
          <w:szCs w:val="26"/>
        </w:rPr>
      </w:pPr>
      <w:r w:rsidRPr="003E245E">
        <w:rPr>
          <w:rFonts w:ascii="Times New Roman" w:hAnsi="Times New Roman" w:cs="Times New Roman"/>
          <w:bCs w:val="0"/>
          <w:color w:val="000000" w:themeColor="text1"/>
          <w:sz w:val="26"/>
          <w:szCs w:val="26"/>
        </w:rPr>
        <w:t>2.</w:t>
      </w:r>
      <w:r w:rsidR="00490671" w:rsidRPr="003E245E">
        <w:rPr>
          <w:rFonts w:ascii="Times New Roman" w:hAnsi="Times New Roman" w:cs="Times New Roman"/>
          <w:bCs w:val="0"/>
          <w:color w:val="000000" w:themeColor="text1"/>
          <w:sz w:val="26"/>
          <w:szCs w:val="26"/>
        </w:rPr>
        <w:t>5.1.4</w:t>
      </w:r>
      <w:r w:rsidR="00BA5E5E" w:rsidRPr="003E245E">
        <w:rPr>
          <w:rFonts w:ascii="Times New Roman" w:hAnsi="Times New Roman" w:cs="Times New Roman"/>
          <w:bCs w:val="0"/>
          <w:color w:val="000000" w:themeColor="text1"/>
          <w:sz w:val="26"/>
          <w:szCs w:val="26"/>
        </w:rPr>
        <w:t xml:space="preserve"> Ưu điểm và nhược điểm</w:t>
      </w:r>
    </w:p>
    <w:p w14:paraId="4BA6A659" w14:textId="5861A373" w:rsidR="00BA5E5E" w:rsidRPr="003E245E" w:rsidRDefault="00BA5E5E" w:rsidP="00395F54">
      <w:pPr>
        <w:pStyle w:val="ListParagraph"/>
        <w:numPr>
          <w:ilvl w:val="0"/>
          <w:numId w:val="32"/>
        </w:numPr>
        <w:rPr>
          <w:rFonts w:ascii="Times New Roman" w:hAnsi="Times New Roman" w:cs="Times New Roman"/>
          <w:b/>
          <w:sz w:val="26"/>
          <w:szCs w:val="26"/>
        </w:rPr>
      </w:pPr>
      <w:r w:rsidRPr="003E245E">
        <w:rPr>
          <w:rFonts w:ascii="Times New Roman" w:hAnsi="Times New Roman" w:cs="Times New Roman"/>
          <w:b/>
          <w:sz w:val="26"/>
          <w:szCs w:val="26"/>
        </w:rPr>
        <w:t>Ưu điểm:</w:t>
      </w:r>
    </w:p>
    <w:p w14:paraId="6DC266FD" w14:textId="77777777" w:rsidR="00BA5E5E" w:rsidRPr="003E245E" w:rsidRDefault="00BA5E5E" w:rsidP="00395F54">
      <w:pPr>
        <w:pStyle w:val="NoSpacing"/>
        <w:numPr>
          <w:ilvl w:val="0"/>
          <w:numId w:val="30"/>
        </w:numPr>
        <w:rPr>
          <w:rFonts w:cs="Times New Roman"/>
          <w:bCs/>
          <w:szCs w:val="26"/>
        </w:rPr>
      </w:pPr>
      <w:r w:rsidRPr="003E245E">
        <w:rPr>
          <w:rFonts w:cs="Times New Roman"/>
          <w:bCs/>
          <w:szCs w:val="26"/>
          <w:shd w:val="clear" w:color="auto" w:fill="FFFFFF"/>
        </w:rPr>
        <w:t>Ưu điểm đầu tiên chính là việc PHP được sử dụng miễn phí, vì thế nó là yếu tố vô cùng tuyệt vời cho những ai muốn học về ngôn ngữ lập trình này. Các bạn có thể tự học được PHP theo dạng online, mà không cần phải lo đến việc sẽ bỏ ra một khoản tiền lớn để chi trả cho học.</w:t>
      </w:r>
    </w:p>
    <w:p w14:paraId="55F5F08B" w14:textId="77777777" w:rsidR="00BA5E5E" w:rsidRPr="003E245E" w:rsidRDefault="00BA5E5E" w:rsidP="00395F54">
      <w:pPr>
        <w:pStyle w:val="NoSpacing"/>
        <w:numPr>
          <w:ilvl w:val="0"/>
          <w:numId w:val="30"/>
        </w:numPr>
        <w:rPr>
          <w:rFonts w:cs="Times New Roman"/>
          <w:bCs/>
          <w:szCs w:val="26"/>
        </w:rPr>
      </w:pPr>
      <w:r w:rsidRPr="003E245E">
        <w:rPr>
          <w:rFonts w:cs="Times New Roman"/>
          <w:bCs/>
          <w:szCs w:val="26"/>
          <w:shd w:val="clear" w:color="auto" w:fill="FFFFFF"/>
        </w:rPr>
        <w:t>Thứ hai, cấu trúc của PHP cực đơn giản, thế nên đối với các bạn lập trình viên khi tìm hiểu và theo họ nó sẽ không bị mất quá nhiều thời gian mới có thể học được. Đây chính là một ưu điểm, khiến cho PHP luôn đón nhận được sự quan tâm hàng đầu từ những người yêu thích về công nghệ thông tin.</w:t>
      </w:r>
    </w:p>
    <w:p w14:paraId="5719EF6B" w14:textId="77777777" w:rsidR="00BA5E5E" w:rsidRPr="003E245E" w:rsidRDefault="00BA5E5E" w:rsidP="00395F54">
      <w:pPr>
        <w:pStyle w:val="NoSpacing"/>
        <w:numPr>
          <w:ilvl w:val="0"/>
          <w:numId w:val="30"/>
        </w:numPr>
        <w:rPr>
          <w:rFonts w:cs="Times New Roman"/>
          <w:bCs/>
          <w:szCs w:val="26"/>
        </w:rPr>
      </w:pPr>
      <w:r w:rsidRPr="003E245E">
        <w:rPr>
          <w:rFonts w:cs="Times New Roman"/>
          <w:bCs/>
          <w:szCs w:val="26"/>
          <w:shd w:val="clear" w:color="auto" w:fill="FFFFFF"/>
        </w:rPr>
        <w:t>Thứ ba, thư viện mà PHP tạo ra thì có sự phong phú, cũng như được cộng đồng hỗ trợ một cách mạnh mẽ. Vậy nên, nếu như các bạn có nhu cầu tìm nguồn tài liệu thì có thể dễ dàng, cũng như gặp khó khăn thì được hỗ trợ một cách đắc lực nhất.</w:t>
      </w:r>
    </w:p>
    <w:p w14:paraId="1902BD6E" w14:textId="77777777" w:rsidR="00BA5E5E" w:rsidRPr="003E245E" w:rsidRDefault="00BA5E5E" w:rsidP="00395F54">
      <w:pPr>
        <w:pStyle w:val="NoSpacing"/>
        <w:numPr>
          <w:ilvl w:val="0"/>
          <w:numId w:val="30"/>
        </w:numPr>
        <w:rPr>
          <w:rFonts w:cs="Times New Roman"/>
          <w:bCs/>
          <w:szCs w:val="26"/>
        </w:rPr>
      </w:pPr>
      <w:r w:rsidRPr="003E245E">
        <w:rPr>
          <w:rFonts w:cs="Times New Roman"/>
          <w:bCs/>
          <w:szCs w:val="26"/>
          <w:shd w:val="clear" w:color="auto" w:fill="FFFFFF"/>
        </w:rPr>
        <w:t>Thứ tư, khi học về PHP thì các bạn sẽ có được cơ hội về việc làm là rất lớn, mức lương của nó cũng khá cao nếu như chúng tôi không muốn nói là khủng, chắc chắn là các bạn chưa khi nào nghĩ tới. Bên cạnh đó, ưu điểm này còn giúp cho bạn có thể làm được lượng công việc lớn khác nhau, cũng như tại nhiều công ty và thu nhập từ đó sẽ được tăng lên đáng kể.</w:t>
      </w:r>
    </w:p>
    <w:p w14:paraId="1929EB79" w14:textId="647F508B" w:rsidR="00BA5E5E" w:rsidRPr="003E245E" w:rsidRDefault="00BA5E5E" w:rsidP="00395F54">
      <w:pPr>
        <w:pStyle w:val="NoSpacing"/>
        <w:numPr>
          <w:ilvl w:val="0"/>
          <w:numId w:val="30"/>
        </w:numPr>
        <w:rPr>
          <w:rFonts w:cs="Times New Roman"/>
          <w:bCs/>
          <w:szCs w:val="26"/>
        </w:rPr>
      </w:pPr>
      <w:r w:rsidRPr="003E245E">
        <w:rPr>
          <w:rFonts w:cs="Times New Roman"/>
          <w:bCs/>
          <w:szCs w:val="26"/>
          <w:shd w:val="clear" w:color="auto" w:fill="FFFFFF"/>
        </w:rPr>
        <w:lastRenderedPageBreak/>
        <w:t>Thứ năm, PHP không chỉ dừng lại ở những tính năng hiện tại, trong tương lai thì nó còn phát triển mạnh mẽ hơn nữa để khẳng định được vị trí của mình luôn là cao ở trong bảng danh sách thực hiện điều tra, khảo sát mỗi năm về ngôn ngữ lập trình trong công nghệ thông tin.</w:t>
      </w:r>
    </w:p>
    <w:p w14:paraId="2D1B62B3" w14:textId="721BD2FF" w:rsidR="00BA5E5E" w:rsidRPr="003E245E" w:rsidRDefault="00BA5E5E" w:rsidP="00395F54">
      <w:pPr>
        <w:pStyle w:val="NoSpacing"/>
        <w:numPr>
          <w:ilvl w:val="0"/>
          <w:numId w:val="33"/>
        </w:numPr>
        <w:rPr>
          <w:rFonts w:cs="Times New Roman"/>
          <w:b/>
          <w:szCs w:val="26"/>
        </w:rPr>
      </w:pPr>
      <w:r w:rsidRPr="003E245E">
        <w:rPr>
          <w:rFonts w:cs="Times New Roman"/>
          <w:b/>
          <w:szCs w:val="26"/>
        </w:rPr>
        <w:t>Nhược điểm:</w:t>
      </w:r>
    </w:p>
    <w:p w14:paraId="307A7347" w14:textId="77777777" w:rsidR="00532D4B" w:rsidRPr="003E245E" w:rsidRDefault="00532D4B" w:rsidP="00B84A5F">
      <w:pPr>
        <w:pStyle w:val="NoSpacing"/>
        <w:rPr>
          <w:rFonts w:cs="Times New Roman"/>
          <w:bCs/>
          <w:szCs w:val="26"/>
        </w:rPr>
      </w:pPr>
    </w:p>
    <w:p w14:paraId="3186E8E0" w14:textId="77777777" w:rsidR="00BA5E5E" w:rsidRPr="003E245E" w:rsidRDefault="00BA5E5E" w:rsidP="00395F54">
      <w:pPr>
        <w:pStyle w:val="NoSpacing"/>
        <w:numPr>
          <w:ilvl w:val="0"/>
          <w:numId w:val="31"/>
        </w:numPr>
        <w:rPr>
          <w:rFonts w:cs="Times New Roman"/>
          <w:bCs/>
          <w:szCs w:val="26"/>
        </w:rPr>
      </w:pPr>
      <w:r w:rsidRPr="003E245E">
        <w:rPr>
          <w:rFonts w:cs="Times New Roman"/>
          <w:bCs/>
          <w:szCs w:val="26"/>
          <w:shd w:val="clear" w:color="auto" w:fill="FFFFFF"/>
        </w:rPr>
        <w:t>Thứ nhất, PHP có hạn chế về cấu trúc của ngữ pháp, bởi nó không được thiết kế gọn gàng và có phần đẹp mắt như những ngôn ngữ trong lập trình khác.</w:t>
      </w:r>
    </w:p>
    <w:p w14:paraId="0341DDA9" w14:textId="4F97E5BD" w:rsidR="00BA5E5E" w:rsidRPr="003E245E" w:rsidRDefault="00BA5E5E" w:rsidP="0064407B">
      <w:pPr>
        <w:pStyle w:val="NoSpacing"/>
        <w:numPr>
          <w:ilvl w:val="0"/>
          <w:numId w:val="31"/>
        </w:numPr>
        <w:rPr>
          <w:rFonts w:cs="Times New Roman"/>
          <w:bCs/>
          <w:szCs w:val="26"/>
        </w:rPr>
      </w:pPr>
      <w:r w:rsidRPr="003E245E">
        <w:rPr>
          <w:rFonts w:cs="Times New Roman"/>
          <w:bCs/>
          <w:szCs w:val="26"/>
          <w:shd w:val="clear" w:color="auto" w:fill="FFFFFF"/>
        </w:rPr>
        <w:t>Thứ hai, 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14:paraId="4844F3B8" w14:textId="085F3AD5" w:rsidR="00DC3DDD" w:rsidRPr="003E245E" w:rsidRDefault="00DC3DDD" w:rsidP="00E17FFE">
      <w:pPr>
        <w:pStyle w:val="ListParagraph"/>
        <w:numPr>
          <w:ilvl w:val="2"/>
          <w:numId w:val="35"/>
        </w:numPr>
        <w:spacing w:after="160" w:line="256" w:lineRule="auto"/>
        <w:ind w:left="284" w:right="-284" w:firstLine="7"/>
        <w:jc w:val="both"/>
        <w:outlineLvl w:val="2"/>
        <w:rPr>
          <w:rFonts w:ascii="Times New Roman" w:hAnsi="Times New Roman" w:cs="Times New Roman"/>
          <w:b/>
          <w:sz w:val="26"/>
          <w:szCs w:val="26"/>
        </w:rPr>
      </w:pPr>
      <w:bookmarkStart w:id="787" w:name="_Toc40075655"/>
      <w:r w:rsidRPr="003E245E">
        <w:rPr>
          <w:rFonts w:ascii="Times New Roman" w:hAnsi="Times New Roman" w:cs="Times New Roman"/>
          <w:b/>
          <w:sz w:val="26"/>
          <w:szCs w:val="26"/>
        </w:rPr>
        <w:t>Kiến trúc và thành phần của Laravel framework</w:t>
      </w:r>
      <w:bookmarkEnd w:id="787"/>
    </w:p>
    <w:p w14:paraId="0C35655F" w14:textId="41EF3EDB" w:rsidR="004616E8" w:rsidRPr="003E245E" w:rsidRDefault="004616E8" w:rsidP="00E17FFE">
      <w:pPr>
        <w:pStyle w:val="ListParagraph"/>
        <w:numPr>
          <w:ilvl w:val="3"/>
          <w:numId w:val="35"/>
        </w:numPr>
        <w:tabs>
          <w:tab w:val="left" w:pos="851"/>
        </w:tabs>
        <w:spacing w:after="160" w:line="256" w:lineRule="auto"/>
        <w:ind w:right="-284" w:hanging="622"/>
        <w:jc w:val="both"/>
        <w:outlineLvl w:val="3"/>
        <w:rPr>
          <w:rFonts w:ascii="Times New Roman" w:hAnsi="Times New Roman" w:cs="Times New Roman"/>
          <w:b/>
          <w:i/>
          <w:iCs/>
          <w:sz w:val="26"/>
          <w:szCs w:val="26"/>
        </w:rPr>
      </w:pPr>
      <w:r w:rsidRPr="003E245E">
        <w:rPr>
          <w:rFonts w:ascii="Times New Roman" w:hAnsi="Times New Roman" w:cs="Times New Roman"/>
          <w:b/>
          <w:i/>
          <w:iCs/>
          <w:sz w:val="26"/>
          <w:szCs w:val="26"/>
        </w:rPr>
        <w:t>Kiến trúc tổng quan của laravel framework</w:t>
      </w:r>
    </w:p>
    <w:p w14:paraId="1022F3E4" w14:textId="77777777" w:rsidR="00F337AC" w:rsidRPr="003E245E" w:rsidRDefault="00B84A5F" w:rsidP="00BC516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533F3F0D" wp14:editId="6D4BEF16">
            <wp:extent cx="5220335" cy="49104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hinh-hoat-dong.jpg"/>
                    <pic:cNvPicPr/>
                  </pic:nvPicPr>
                  <pic:blipFill>
                    <a:blip r:embed="rId14">
                      <a:extLst>
                        <a:ext uri="{28A0092B-C50C-407E-A947-70E740481C1C}">
                          <a14:useLocalDpi xmlns:a14="http://schemas.microsoft.com/office/drawing/2010/main" val="0"/>
                        </a:ext>
                      </a:extLst>
                    </a:blip>
                    <a:stretch>
                      <a:fillRect/>
                    </a:stretch>
                  </pic:blipFill>
                  <pic:spPr>
                    <a:xfrm>
                      <a:off x="0" y="0"/>
                      <a:ext cx="5220335" cy="4910455"/>
                    </a:xfrm>
                    <a:prstGeom prst="rect">
                      <a:avLst/>
                    </a:prstGeom>
                  </pic:spPr>
                </pic:pic>
              </a:graphicData>
            </a:graphic>
          </wp:inline>
        </w:drawing>
      </w:r>
    </w:p>
    <w:p w14:paraId="73CDF6CF" w14:textId="76A8CB28" w:rsidR="00B84A5F" w:rsidRPr="003E245E" w:rsidRDefault="00F337AC" w:rsidP="00E52F19">
      <w:pPr>
        <w:jc w:val="center"/>
        <w:rPr>
          <w:rFonts w:ascii="Times New Roman" w:hAnsi="Times New Roman" w:cs="Times New Roman"/>
          <w:bCs/>
          <w:sz w:val="26"/>
          <w:szCs w:val="26"/>
        </w:rPr>
      </w:pPr>
      <w:bookmarkStart w:id="788" w:name="_Toc37241529"/>
      <w:bookmarkStart w:id="789" w:name="_Toc38869510"/>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Mô hình hoạt động của laravel framework</w:t>
      </w:r>
      <w:bookmarkEnd w:id="788"/>
      <w:bookmarkEnd w:id="789"/>
    </w:p>
    <w:p w14:paraId="0B5959B1" w14:textId="4ADF9C41" w:rsidR="004616E8" w:rsidRPr="003E245E" w:rsidRDefault="00734DEE" w:rsidP="00D85903">
      <w:pPr>
        <w:pStyle w:val="Heading4"/>
        <w:ind w:left="284"/>
        <w:rPr>
          <w:rFonts w:ascii="Times New Roman" w:hAnsi="Times New Roman" w:cs="Times New Roman"/>
          <w:bCs w:val="0"/>
          <w:i w:val="0"/>
          <w:iCs w:val="0"/>
          <w:color w:val="000000" w:themeColor="text1"/>
          <w:sz w:val="26"/>
          <w:szCs w:val="26"/>
        </w:rPr>
      </w:pPr>
      <w:r w:rsidRPr="003E245E">
        <w:rPr>
          <w:rFonts w:ascii="Times New Roman" w:hAnsi="Times New Roman" w:cs="Times New Roman"/>
          <w:bCs w:val="0"/>
          <w:color w:val="000000" w:themeColor="text1"/>
          <w:sz w:val="26"/>
          <w:szCs w:val="26"/>
        </w:rPr>
        <w:lastRenderedPageBreak/>
        <w:t>2.5.2.2</w:t>
      </w:r>
      <w:r w:rsidR="00AC584F" w:rsidRPr="003E245E">
        <w:rPr>
          <w:rFonts w:ascii="Times New Roman" w:hAnsi="Times New Roman" w:cs="Times New Roman"/>
          <w:bCs w:val="0"/>
          <w:color w:val="000000" w:themeColor="text1"/>
          <w:sz w:val="26"/>
          <w:szCs w:val="26"/>
        </w:rPr>
        <w:t xml:space="preserve"> Các thành phần cơ bản trong source code của laravel framework</w:t>
      </w:r>
    </w:p>
    <w:p w14:paraId="2D74DC96" w14:textId="3C7C42B6" w:rsidR="007B1C93" w:rsidRPr="003E245E" w:rsidRDefault="007B1C93" w:rsidP="00395F54">
      <w:pPr>
        <w:pStyle w:val="NoSpacing"/>
        <w:numPr>
          <w:ilvl w:val="0"/>
          <w:numId w:val="7"/>
        </w:numPr>
        <w:rPr>
          <w:rFonts w:cs="Times New Roman"/>
          <w:bCs/>
          <w:szCs w:val="26"/>
        </w:rPr>
      </w:pPr>
      <w:r w:rsidRPr="003E245E">
        <w:rPr>
          <w:rFonts w:cs="Times New Roman"/>
          <w:bCs/>
          <w:szCs w:val="26"/>
        </w:rPr>
        <w:t>Cấu trúc của laravel.</w:t>
      </w:r>
    </w:p>
    <w:p w14:paraId="061807E7" w14:textId="65FCEC5E" w:rsidR="007B1C93" w:rsidRPr="003E245E" w:rsidRDefault="007B1C93" w:rsidP="007B1C93">
      <w:pPr>
        <w:pStyle w:val="NoSpacing"/>
        <w:ind w:left="720"/>
        <w:rPr>
          <w:rFonts w:cs="Times New Roman"/>
          <w:bCs/>
          <w:szCs w:val="26"/>
        </w:rPr>
      </w:pPr>
      <w:r w:rsidRPr="003E245E">
        <w:rPr>
          <w:rFonts w:cs="Times New Roman"/>
          <w:bCs/>
          <w:noProof/>
          <w:szCs w:val="26"/>
          <w:lang w:val="en-US"/>
        </w:rPr>
        <w:drawing>
          <wp:inline distT="0" distB="0" distL="0" distR="0" wp14:anchorId="3304BBF3" wp14:editId="3B91D494">
            <wp:extent cx="5220335" cy="5020786"/>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vel1.PNG"/>
                    <pic:cNvPicPr/>
                  </pic:nvPicPr>
                  <pic:blipFill>
                    <a:blip r:embed="rId15">
                      <a:extLst>
                        <a:ext uri="{28A0092B-C50C-407E-A947-70E740481C1C}">
                          <a14:useLocalDpi xmlns:a14="http://schemas.microsoft.com/office/drawing/2010/main" val="0"/>
                        </a:ext>
                      </a:extLst>
                    </a:blip>
                    <a:stretch>
                      <a:fillRect/>
                    </a:stretch>
                  </pic:blipFill>
                  <pic:spPr>
                    <a:xfrm>
                      <a:off x="0" y="0"/>
                      <a:ext cx="5220335" cy="5020786"/>
                    </a:xfrm>
                    <a:prstGeom prst="rect">
                      <a:avLst/>
                    </a:prstGeom>
                  </pic:spPr>
                </pic:pic>
              </a:graphicData>
            </a:graphic>
          </wp:inline>
        </w:drawing>
      </w:r>
    </w:p>
    <w:p w14:paraId="4FC00AEA" w14:textId="23F8E43B" w:rsidR="007B1C93" w:rsidRPr="003E245E" w:rsidRDefault="00F337AC" w:rsidP="00E52F19">
      <w:pPr>
        <w:jc w:val="center"/>
        <w:rPr>
          <w:rFonts w:ascii="Times New Roman" w:hAnsi="Times New Roman" w:cs="Times New Roman"/>
          <w:bCs/>
          <w:sz w:val="26"/>
          <w:szCs w:val="26"/>
        </w:rPr>
      </w:pPr>
      <w:bookmarkStart w:id="790" w:name="_Toc37241530"/>
      <w:bookmarkStart w:id="791" w:name="_Toc38869511"/>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3</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Hình cấu trúc của laravel framework</w:t>
      </w:r>
      <w:bookmarkEnd w:id="790"/>
      <w:bookmarkEnd w:id="791"/>
    </w:p>
    <w:p w14:paraId="1C9EDFE2" w14:textId="474DC116" w:rsidR="007B1C93" w:rsidRPr="003E245E" w:rsidRDefault="007B1C93" w:rsidP="00395F54">
      <w:pPr>
        <w:pStyle w:val="NoSpacing"/>
        <w:numPr>
          <w:ilvl w:val="0"/>
          <w:numId w:val="7"/>
        </w:numPr>
        <w:rPr>
          <w:rFonts w:cs="Times New Roman"/>
          <w:b/>
          <w:szCs w:val="26"/>
        </w:rPr>
      </w:pPr>
      <w:r w:rsidRPr="003E245E">
        <w:rPr>
          <w:rFonts w:cs="Times New Roman"/>
          <w:b/>
          <w:szCs w:val="26"/>
        </w:rPr>
        <w:t>Chú thích:</w:t>
      </w:r>
    </w:p>
    <w:p w14:paraId="7EBF0A79"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792"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app:</w:t>
      </w:r>
      <w:r w:rsidRPr="003E245E">
        <w:rPr>
          <w:rFonts w:ascii="Times New Roman" w:hAnsi="Times New Roman" w:cs="Times New Roman"/>
          <w:bCs/>
          <w:sz w:val="26"/>
          <w:szCs w:val="26"/>
        </w:rPr>
        <w:t> Chứa các thư mục, các tập tin php, thư viện, models.</w:t>
      </w:r>
    </w:p>
    <w:p w14:paraId="0201B4CE" w14:textId="77777777"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793"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Console:</w:t>
      </w:r>
      <w:r w:rsidRPr="003E245E">
        <w:rPr>
          <w:rFonts w:ascii="Times New Roman" w:hAnsi="Times New Roman" w:cs="Times New Roman"/>
          <w:bCs/>
          <w:sz w:val="26"/>
          <w:szCs w:val="26"/>
        </w:rPr>
        <w:t> Chứa các tập tin định nghĩa các câu lệnh trên artisan.</w:t>
      </w:r>
    </w:p>
    <w:p w14:paraId="1681E53B" w14:textId="77777777"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794"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Excerption:</w:t>
      </w:r>
      <w:r w:rsidRPr="003E245E">
        <w:rPr>
          <w:rFonts w:ascii="Times New Roman" w:hAnsi="Times New Roman" w:cs="Times New Roman"/>
          <w:bCs/>
          <w:sz w:val="26"/>
          <w:szCs w:val="26"/>
        </w:rPr>
        <w:t>  Chứa các tập tin quản lý, điều hướng lỗi.</w:t>
      </w:r>
    </w:p>
    <w:p w14:paraId="1043CA3A" w14:textId="77777777"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795"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Http</w:t>
      </w:r>
    </w:p>
    <w:p w14:paraId="13B1C99F" w14:textId="77777777" w:rsidR="007B1C93" w:rsidRPr="003E245E" w:rsidRDefault="007B1C93">
      <w:pPr>
        <w:pStyle w:val="ListParagraph"/>
        <w:numPr>
          <w:ilvl w:val="2"/>
          <w:numId w:val="8"/>
        </w:numPr>
        <w:shd w:val="clear" w:color="auto" w:fill="FFFFFF"/>
        <w:spacing w:line="240" w:lineRule="auto"/>
        <w:jc w:val="both"/>
        <w:textAlignment w:val="baseline"/>
        <w:rPr>
          <w:rFonts w:ascii="Times New Roman" w:hAnsi="Times New Roman" w:cs="Times New Roman"/>
          <w:bCs/>
          <w:sz w:val="26"/>
          <w:szCs w:val="26"/>
        </w:rPr>
        <w:pPrChange w:id="796" w:author="Truong Viet" w:date="2020-05-14T00:42:00Z">
          <w:pPr>
            <w:pStyle w:val="ListParagraph"/>
            <w:numPr>
              <w:ilvl w:val="2"/>
              <w:numId w:val="8"/>
            </w:numPr>
            <w:shd w:val="clear" w:color="auto" w:fill="FFFFFF"/>
            <w:spacing w:line="240" w:lineRule="auto"/>
            <w:ind w:left="2160" w:hanging="360"/>
            <w:textAlignment w:val="baseline"/>
          </w:pPr>
        </w:pPrChange>
      </w:pPr>
      <w:r w:rsidRPr="003E245E">
        <w:rPr>
          <w:rStyle w:val="Strong"/>
          <w:rFonts w:ascii="Times New Roman" w:hAnsi="Times New Roman" w:cs="Times New Roman"/>
          <w:b w:val="0"/>
          <w:sz w:val="26"/>
          <w:szCs w:val="26"/>
          <w:bdr w:val="none" w:sz="0" w:space="0" w:color="auto" w:frame="1"/>
        </w:rPr>
        <w:t>Controllers</w:t>
      </w:r>
      <w:r w:rsidRPr="003E245E">
        <w:rPr>
          <w:rFonts w:ascii="Times New Roman" w:hAnsi="Times New Roman" w:cs="Times New Roman"/>
          <w:bCs/>
          <w:sz w:val="26"/>
          <w:szCs w:val="26"/>
        </w:rPr>
        <w:t> : Chứa các controllers của project.</w:t>
      </w:r>
    </w:p>
    <w:p w14:paraId="2690953B" w14:textId="77777777" w:rsidR="007B1C93" w:rsidRPr="003E245E" w:rsidRDefault="007B1C93">
      <w:pPr>
        <w:pStyle w:val="ListParagraph"/>
        <w:numPr>
          <w:ilvl w:val="2"/>
          <w:numId w:val="8"/>
        </w:numPr>
        <w:shd w:val="clear" w:color="auto" w:fill="FFFFFF"/>
        <w:spacing w:line="240" w:lineRule="auto"/>
        <w:jc w:val="both"/>
        <w:textAlignment w:val="baseline"/>
        <w:rPr>
          <w:rFonts w:ascii="Times New Roman" w:hAnsi="Times New Roman" w:cs="Times New Roman"/>
          <w:bCs/>
          <w:sz w:val="26"/>
          <w:szCs w:val="26"/>
        </w:rPr>
        <w:pPrChange w:id="797" w:author="Truong Viet" w:date="2020-05-14T00:42:00Z">
          <w:pPr>
            <w:pStyle w:val="ListParagraph"/>
            <w:numPr>
              <w:ilvl w:val="2"/>
              <w:numId w:val="8"/>
            </w:numPr>
            <w:shd w:val="clear" w:color="auto" w:fill="FFFFFF"/>
            <w:spacing w:line="240" w:lineRule="auto"/>
            <w:ind w:left="2160" w:hanging="360"/>
            <w:textAlignment w:val="baseline"/>
          </w:pPr>
        </w:pPrChange>
      </w:pPr>
      <w:r w:rsidRPr="003E245E">
        <w:rPr>
          <w:rStyle w:val="Strong"/>
          <w:rFonts w:ascii="Times New Roman" w:hAnsi="Times New Roman" w:cs="Times New Roman"/>
          <w:b w:val="0"/>
          <w:sz w:val="26"/>
          <w:szCs w:val="26"/>
          <w:bdr w:val="none" w:sz="0" w:space="0" w:color="auto" w:frame="1"/>
        </w:rPr>
        <w:t>Middleware:  </w:t>
      </w:r>
      <w:r w:rsidRPr="003E245E">
        <w:rPr>
          <w:rFonts w:ascii="Times New Roman" w:hAnsi="Times New Roman" w:cs="Times New Roman"/>
          <w:bCs/>
          <w:sz w:val="26"/>
          <w:szCs w:val="26"/>
        </w:rPr>
        <w:t>Chứa các tập tin lọc và ngăn chặn các requests.</w:t>
      </w:r>
    </w:p>
    <w:p w14:paraId="13B9C251" w14:textId="77777777" w:rsidR="007B1C93" w:rsidRPr="003E245E" w:rsidRDefault="007B1C93">
      <w:pPr>
        <w:pStyle w:val="ListParagraph"/>
        <w:numPr>
          <w:ilvl w:val="2"/>
          <w:numId w:val="8"/>
        </w:numPr>
        <w:shd w:val="clear" w:color="auto" w:fill="FFFFFF"/>
        <w:spacing w:line="240" w:lineRule="auto"/>
        <w:jc w:val="both"/>
        <w:textAlignment w:val="baseline"/>
        <w:rPr>
          <w:rFonts w:ascii="Times New Roman" w:hAnsi="Times New Roman" w:cs="Times New Roman"/>
          <w:bCs/>
          <w:sz w:val="26"/>
          <w:szCs w:val="26"/>
        </w:rPr>
        <w:pPrChange w:id="798" w:author="Truong Viet" w:date="2020-05-14T00:42:00Z">
          <w:pPr>
            <w:pStyle w:val="ListParagraph"/>
            <w:numPr>
              <w:ilvl w:val="2"/>
              <w:numId w:val="8"/>
            </w:numPr>
            <w:shd w:val="clear" w:color="auto" w:fill="FFFFFF"/>
            <w:spacing w:line="240" w:lineRule="auto"/>
            <w:ind w:left="2160" w:hanging="360"/>
            <w:textAlignment w:val="baseline"/>
          </w:pPr>
        </w:pPrChange>
      </w:pPr>
      <w:r w:rsidRPr="003E245E">
        <w:rPr>
          <w:rStyle w:val="Strong"/>
          <w:rFonts w:ascii="Times New Roman" w:hAnsi="Times New Roman" w:cs="Times New Roman"/>
          <w:b w:val="0"/>
          <w:sz w:val="26"/>
          <w:szCs w:val="26"/>
          <w:bdr w:val="none" w:sz="0" w:space="0" w:color="auto" w:frame="1"/>
        </w:rPr>
        <w:t>Kernel.php:  </w:t>
      </w:r>
      <w:r w:rsidRPr="003E245E">
        <w:rPr>
          <w:rFonts w:ascii="Times New Roman" w:hAnsi="Times New Roman" w:cs="Times New Roman"/>
          <w:bCs/>
          <w:sz w:val="26"/>
          <w:szCs w:val="26"/>
        </w:rPr>
        <w:t>Cấu hình, định nghĩa Middleware.</w:t>
      </w:r>
    </w:p>
    <w:p w14:paraId="586054A6" w14:textId="77777777"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799"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Providers: </w:t>
      </w:r>
      <w:r w:rsidRPr="003E245E">
        <w:rPr>
          <w:rFonts w:ascii="Times New Roman" w:hAnsi="Times New Roman" w:cs="Times New Roman"/>
          <w:bCs/>
          <w:sz w:val="26"/>
          <w:szCs w:val="26"/>
        </w:rPr>
        <w:t>Chứ các providers thực hiện việc </w:t>
      </w:r>
      <w:r w:rsidRPr="003E245E">
        <w:rPr>
          <w:rStyle w:val="Strong"/>
          <w:rFonts w:ascii="Times New Roman" w:hAnsi="Times New Roman" w:cs="Times New Roman"/>
          <w:b w:val="0"/>
          <w:sz w:val="26"/>
          <w:szCs w:val="26"/>
          <w:bdr w:val="none" w:sz="0" w:space="0" w:color="auto" w:frame="1"/>
        </w:rPr>
        <w:t>binding vào service container</w:t>
      </w:r>
      <w:r w:rsidRPr="003E245E">
        <w:rPr>
          <w:rFonts w:ascii="Times New Roman" w:hAnsi="Times New Roman" w:cs="Times New Roman"/>
          <w:bCs/>
          <w:sz w:val="26"/>
          <w:szCs w:val="26"/>
        </w:rPr>
        <w:t>.</w:t>
      </w:r>
    </w:p>
    <w:p w14:paraId="029C3921" w14:textId="77777777"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800"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User.php: </w:t>
      </w:r>
      <w:r w:rsidRPr="003E245E">
        <w:rPr>
          <w:rFonts w:ascii="Times New Roman" w:hAnsi="Times New Roman" w:cs="Times New Roman"/>
          <w:bCs/>
          <w:sz w:val="26"/>
          <w:szCs w:val="26"/>
        </w:rPr>
        <w:t>Là model User mà Laravel tự địn sẵn cho chúng ta.</w:t>
      </w:r>
    </w:p>
    <w:p w14:paraId="3E484BC7"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01"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bootstrap:</w:t>
      </w:r>
      <w:r w:rsidRPr="003E245E">
        <w:rPr>
          <w:rFonts w:ascii="Times New Roman" w:hAnsi="Times New Roman" w:cs="Times New Roman"/>
          <w:bCs/>
          <w:sz w:val="26"/>
          <w:szCs w:val="26"/>
        </w:rPr>
        <w:t>Chứa tập tin điều hướng hệ thống.</w:t>
      </w:r>
    </w:p>
    <w:p w14:paraId="768FF240"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02"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config:</w:t>
      </w:r>
      <w:r w:rsidRPr="003E245E">
        <w:rPr>
          <w:rFonts w:ascii="Times New Roman" w:hAnsi="Times New Roman" w:cs="Times New Roman"/>
          <w:bCs/>
          <w:sz w:val="26"/>
          <w:szCs w:val="26"/>
        </w:rPr>
        <w:t> Chứa mọi tập tin cấu hình của Laravel.</w:t>
      </w:r>
    </w:p>
    <w:p w14:paraId="0B4D73BE"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03"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lastRenderedPageBreak/>
        <w:t>database:</w:t>
      </w:r>
      <w:r w:rsidRPr="003E245E">
        <w:rPr>
          <w:rFonts w:ascii="Times New Roman" w:hAnsi="Times New Roman" w:cs="Times New Roman"/>
          <w:bCs/>
          <w:sz w:val="26"/>
          <w:szCs w:val="26"/>
        </w:rPr>
        <w:t> Chứa các thư mục tập tin vềdatabase.</w:t>
      </w:r>
    </w:p>
    <w:p w14:paraId="355E087B" w14:textId="21A781BD"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804"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migrations:</w:t>
      </w:r>
      <w:r w:rsidRPr="003E245E">
        <w:rPr>
          <w:rFonts w:ascii="Times New Roman" w:hAnsi="Times New Roman" w:cs="Times New Roman"/>
          <w:bCs/>
          <w:sz w:val="26"/>
          <w:szCs w:val="26"/>
        </w:rPr>
        <w:t> Chứa các tập tin định nghĩa,khởi tạo và sửa bảng.</w:t>
      </w:r>
    </w:p>
    <w:p w14:paraId="737822F5" w14:textId="283E1596"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805"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seeds:</w:t>
      </w:r>
      <w:r w:rsidRPr="003E245E">
        <w:rPr>
          <w:rFonts w:ascii="Times New Roman" w:hAnsi="Times New Roman" w:cs="Times New Roman"/>
          <w:bCs/>
          <w:sz w:val="26"/>
          <w:szCs w:val="26"/>
        </w:rPr>
        <w:t> Chứa các tập tin định nghĩa dữ liệu insert vào trong database.</w:t>
      </w:r>
    </w:p>
    <w:p w14:paraId="62E20DC2" w14:textId="7A3790DC"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806"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factories:</w:t>
      </w:r>
      <w:r w:rsidRPr="003E245E">
        <w:rPr>
          <w:rFonts w:ascii="Times New Roman" w:hAnsi="Times New Roman" w:cs="Times New Roman"/>
          <w:bCs/>
          <w:sz w:val="26"/>
          <w:szCs w:val="26"/>
        </w:rPr>
        <w:t> Chứa các tập tin định nghĩa các cột bảng dữ liệu để tạo ra các dữ liệu ảo.</w:t>
      </w:r>
    </w:p>
    <w:p w14:paraId="1536B5F4" w14:textId="77777777" w:rsidR="007B1C93" w:rsidRPr="003E245E" w:rsidRDefault="007B1C93">
      <w:pPr>
        <w:pStyle w:val="ListParagraph"/>
        <w:numPr>
          <w:ilvl w:val="0"/>
          <w:numId w:val="8"/>
        </w:numPr>
        <w:shd w:val="clear" w:color="auto" w:fill="FFFFFF"/>
        <w:tabs>
          <w:tab w:val="left" w:pos="1710"/>
        </w:tabs>
        <w:spacing w:line="240" w:lineRule="auto"/>
        <w:jc w:val="both"/>
        <w:textAlignment w:val="baseline"/>
        <w:rPr>
          <w:rFonts w:ascii="Times New Roman" w:hAnsi="Times New Roman" w:cs="Times New Roman"/>
          <w:bCs/>
          <w:sz w:val="26"/>
          <w:szCs w:val="26"/>
        </w:rPr>
        <w:pPrChange w:id="807" w:author="Truong Viet" w:date="2020-05-14T00:42:00Z">
          <w:pPr>
            <w:pStyle w:val="ListParagraph"/>
            <w:numPr>
              <w:numId w:val="8"/>
            </w:numPr>
            <w:shd w:val="clear" w:color="auto" w:fill="FFFFFF"/>
            <w:tabs>
              <w:tab w:val="left" w:pos="1710"/>
            </w:tabs>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public:</w:t>
      </w:r>
      <w:r w:rsidRPr="003E245E">
        <w:rPr>
          <w:rFonts w:ascii="Times New Roman" w:hAnsi="Times New Roman" w:cs="Times New Roman"/>
          <w:bCs/>
          <w:sz w:val="26"/>
          <w:szCs w:val="26"/>
        </w:rPr>
        <w:t> Chứa các tập tin css, js, image.</w:t>
      </w:r>
    </w:p>
    <w:p w14:paraId="6EEF0962" w14:textId="77777777" w:rsidR="007B1C93" w:rsidRPr="003E245E" w:rsidRDefault="007B1C93">
      <w:pPr>
        <w:pStyle w:val="ListParagraph"/>
        <w:numPr>
          <w:ilvl w:val="1"/>
          <w:numId w:val="8"/>
        </w:numPr>
        <w:shd w:val="clear" w:color="auto" w:fill="FFFFFF"/>
        <w:spacing w:line="240" w:lineRule="auto"/>
        <w:jc w:val="both"/>
        <w:textAlignment w:val="baseline"/>
        <w:rPr>
          <w:rFonts w:ascii="Times New Roman" w:hAnsi="Times New Roman" w:cs="Times New Roman"/>
          <w:bCs/>
          <w:sz w:val="26"/>
          <w:szCs w:val="26"/>
        </w:rPr>
        <w:pPrChange w:id="808" w:author="Truong Viet" w:date="2020-05-14T00:42:00Z">
          <w:pPr>
            <w:pStyle w:val="ListParagraph"/>
            <w:numPr>
              <w:ilvl w:val="1"/>
              <w:numId w:val="8"/>
            </w:numPr>
            <w:shd w:val="clear" w:color="auto" w:fill="FFFFFF"/>
            <w:spacing w:line="240" w:lineRule="auto"/>
            <w:ind w:left="1440" w:hanging="360"/>
            <w:textAlignment w:val="baseline"/>
          </w:pPr>
        </w:pPrChange>
      </w:pPr>
      <w:r w:rsidRPr="003E245E">
        <w:rPr>
          <w:rStyle w:val="Strong"/>
          <w:rFonts w:ascii="Times New Roman" w:hAnsi="Times New Roman" w:cs="Times New Roman"/>
          <w:b w:val="0"/>
          <w:sz w:val="26"/>
          <w:szCs w:val="26"/>
          <w:bdr w:val="none" w:sz="0" w:space="0" w:color="auto" w:frame="1"/>
        </w:rPr>
        <w:t>index.php: </w:t>
      </w:r>
      <w:r w:rsidRPr="003E245E">
        <w:rPr>
          <w:rFonts w:ascii="Times New Roman" w:hAnsi="Times New Roman" w:cs="Times New Roman"/>
          <w:bCs/>
          <w:sz w:val="26"/>
          <w:szCs w:val="26"/>
        </w:rPr>
        <w:t>Đây là tệp tin root của Laraver</w:t>
      </w:r>
    </w:p>
    <w:p w14:paraId="6347FA32"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09"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resources:</w:t>
      </w:r>
      <w:r w:rsidRPr="003E245E">
        <w:rPr>
          <w:rFonts w:ascii="Times New Roman" w:hAnsi="Times New Roman" w:cs="Times New Roman"/>
          <w:bCs/>
          <w:sz w:val="26"/>
          <w:szCs w:val="26"/>
        </w:rPr>
        <w:t> Chứa các views, ngôn ngữ của project.</w:t>
      </w:r>
    </w:p>
    <w:p w14:paraId="5B564B45"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0"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routes:</w:t>
      </w:r>
      <w:r w:rsidRPr="003E245E">
        <w:rPr>
          <w:rFonts w:ascii="Times New Roman" w:hAnsi="Times New Roman" w:cs="Times New Roman"/>
          <w:bCs/>
          <w:sz w:val="26"/>
          <w:szCs w:val="26"/>
        </w:rPr>
        <w:t> Chứa các tập tin định nghĩa các router, xử lý điều hướng router bao gồm : </w:t>
      </w:r>
      <w:r w:rsidRPr="003E245E">
        <w:rPr>
          <w:rStyle w:val="Strong"/>
          <w:rFonts w:ascii="Times New Roman" w:hAnsi="Times New Roman" w:cs="Times New Roman"/>
          <w:b w:val="0"/>
          <w:sz w:val="26"/>
          <w:szCs w:val="26"/>
          <w:bdr w:val="none" w:sz="0" w:space="0" w:color="auto" w:frame="1"/>
        </w:rPr>
        <w:t>web, api và console</w:t>
      </w:r>
      <w:r w:rsidRPr="003E245E">
        <w:rPr>
          <w:rFonts w:ascii="Times New Roman" w:hAnsi="Times New Roman" w:cs="Times New Roman"/>
          <w:bCs/>
          <w:sz w:val="26"/>
          <w:szCs w:val="26"/>
        </w:rPr>
        <w:t>.</w:t>
      </w:r>
    </w:p>
    <w:p w14:paraId="1892809E"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1"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storage:</w:t>
      </w:r>
      <w:r w:rsidRPr="003E245E">
        <w:rPr>
          <w:rFonts w:ascii="Times New Roman" w:hAnsi="Times New Roman" w:cs="Times New Roman"/>
          <w:bCs/>
          <w:sz w:val="26"/>
          <w:szCs w:val="26"/>
        </w:rPr>
        <w:t> Chứa các tập tin hệ thống cache, session, ...</w:t>
      </w:r>
    </w:p>
    <w:p w14:paraId="475CEC1D" w14:textId="3D1E04C8"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2"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tests: ...</w:t>
      </w:r>
    </w:p>
    <w:p w14:paraId="52DAEFA6"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3"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vendor:</w:t>
      </w:r>
      <w:r w:rsidRPr="003E245E">
        <w:rPr>
          <w:rFonts w:ascii="Times New Roman" w:hAnsi="Times New Roman" w:cs="Times New Roman"/>
          <w:bCs/>
          <w:sz w:val="26"/>
          <w:szCs w:val="26"/>
        </w:rPr>
        <w:t> Chứa các thư viện của composer.</w:t>
      </w:r>
    </w:p>
    <w:p w14:paraId="34288859"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4"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.env:</w:t>
      </w:r>
      <w:r w:rsidRPr="003E245E">
        <w:rPr>
          <w:rFonts w:ascii="Times New Roman" w:hAnsi="Times New Roman" w:cs="Times New Roman"/>
          <w:bCs/>
          <w:sz w:val="26"/>
          <w:szCs w:val="26"/>
        </w:rPr>
        <w:t> Là tập tin cấu hình chính của laravel như key app,database.</w:t>
      </w:r>
    </w:p>
    <w:p w14:paraId="12039E65"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5"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.env.example: </w:t>
      </w:r>
      <w:r w:rsidRPr="003E245E">
        <w:rPr>
          <w:rFonts w:ascii="Times New Roman" w:hAnsi="Times New Roman" w:cs="Times New Roman"/>
          <w:bCs/>
          <w:sz w:val="26"/>
          <w:szCs w:val="26"/>
        </w:rPr>
        <w:t>Tệp tin cấu hình mẫu của laraver.</w:t>
      </w:r>
    </w:p>
    <w:p w14:paraId="2FE036EC"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6"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composer.json:</w:t>
      </w:r>
      <w:r w:rsidRPr="003E245E">
        <w:rPr>
          <w:rFonts w:ascii="Times New Roman" w:hAnsi="Times New Roman" w:cs="Times New Roman"/>
          <w:bCs/>
          <w:sz w:val="26"/>
          <w:szCs w:val="26"/>
        </w:rPr>
        <w:t> tập tin của composer.</w:t>
      </w:r>
    </w:p>
    <w:p w14:paraId="47A7D858" w14:textId="37C43086"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7"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composer.lock:</w:t>
      </w:r>
      <w:r w:rsidRPr="003E245E">
        <w:rPr>
          <w:rFonts w:ascii="Times New Roman" w:hAnsi="Times New Roman" w:cs="Times New Roman"/>
          <w:bCs/>
          <w:sz w:val="26"/>
          <w:szCs w:val="26"/>
        </w:rPr>
        <w:t> tập tin của composer.</w:t>
      </w:r>
    </w:p>
    <w:p w14:paraId="0D23954B"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8"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package.js:</w:t>
      </w:r>
      <w:r w:rsidRPr="003E245E">
        <w:rPr>
          <w:rFonts w:ascii="Times New Roman" w:hAnsi="Times New Roman" w:cs="Times New Roman"/>
          <w:bCs/>
          <w:sz w:val="26"/>
          <w:szCs w:val="26"/>
        </w:rPr>
        <w:t> Tập tin cấu hình của </w:t>
      </w:r>
      <w:r w:rsidR="00475D1F">
        <w:fldChar w:fldCharType="begin"/>
      </w:r>
      <w:r w:rsidR="00475D1F">
        <w:instrText xml:space="preserve"> HYPERLINK "http://toidicode.com/nodejs-la-gi-26.html" \t "_blank" </w:instrText>
      </w:r>
      <w:r w:rsidR="00475D1F">
        <w:fldChar w:fldCharType="separate"/>
      </w:r>
      <w:r w:rsidRPr="003E245E">
        <w:rPr>
          <w:rStyle w:val="Hyperlink"/>
          <w:rFonts w:ascii="Times New Roman" w:hAnsi="Times New Roman" w:cs="Times New Roman"/>
          <w:bCs/>
          <w:color w:val="000000" w:themeColor="text1"/>
          <w:sz w:val="26"/>
          <w:szCs w:val="26"/>
          <w:u w:val="none"/>
          <w:bdr w:val="none" w:sz="0" w:space="0" w:color="auto" w:frame="1"/>
        </w:rPr>
        <w:t>nodejs</w:t>
      </w:r>
      <w:r w:rsidR="00475D1F">
        <w:rPr>
          <w:rStyle w:val="Hyperlink"/>
          <w:rFonts w:ascii="Times New Roman" w:hAnsi="Times New Roman" w:cs="Times New Roman"/>
          <w:bCs/>
          <w:color w:val="000000" w:themeColor="text1"/>
          <w:sz w:val="26"/>
          <w:szCs w:val="26"/>
          <w:u w:val="none"/>
          <w:bdr w:val="none" w:sz="0" w:space="0" w:color="auto" w:frame="1"/>
        </w:rPr>
        <w:fldChar w:fldCharType="end"/>
      </w:r>
      <w:r w:rsidRPr="003E245E">
        <w:rPr>
          <w:rFonts w:ascii="Times New Roman" w:hAnsi="Times New Roman" w:cs="Times New Roman"/>
          <w:bCs/>
          <w:color w:val="000000" w:themeColor="text1"/>
          <w:sz w:val="26"/>
          <w:szCs w:val="26"/>
        </w:rPr>
        <w:t> </w:t>
      </w:r>
      <w:r w:rsidRPr="003E245E">
        <w:rPr>
          <w:rFonts w:ascii="Times New Roman" w:hAnsi="Times New Roman" w:cs="Times New Roman"/>
          <w:bCs/>
          <w:sz w:val="26"/>
          <w:szCs w:val="26"/>
        </w:rPr>
        <w:t>(chứa các package cần dùng cho projects).</w:t>
      </w:r>
    </w:p>
    <w:p w14:paraId="29231240"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19"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gulpfile.js:</w:t>
      </w:r>
      <w:r w:rsidRPr="003E245E">
        <w:rPr>
          <w:rFonts w:ascii="Times New Roman" w:hAnsi="Times New Roman" w:cs="Times New Roman"/>
          <w:bCs/>
          <w:sz w:val="26"/>
          <w:szCs w:val="26"/>
        </w:rPr>
        <w:t> Là tập tin gulp builder.</w:t>
      </w:r>
    </w:p>
    <w:p w14:paraId="417FD6F9" w14:textId="77777777"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sz w:val="26"/>
          <w:szCs w:val="26"/>
        </w:rPr>
        <w:pPrChange w:id="820"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phpunit.xml:</w:t>
      </w:r>
      <w:r w:rsidRPr="003E245E">
        <w:rPr>
          <w:rFonts w:ascii="Times New Roman" w:hAnsi="Times New Roman" w:cs="Times New Roman"/>
          <w:bCs/>
          <w:sz w:val="26"/>
          <w:szCs w:val="26"/>
        </w:rPr>
        <w:t> Là tập tin xml của phpunit dùng để testing project.</w:t>
      </w:r>
    </w:p>
    <w:p w14:paraId="6066F15C" w14:textId="77777777" w:rsidR="007B1C93" w:rsidRPr="003E245E" w:rsidRDefault="007B1C93">
      <w:pPr>
        <w:pStyle w:val="ListParagraph"/>
        <w:numPr>
          <w:ilvl w:val="0"/>
          <w:numId w:val="8"/>
        </w:numPr>
        <w:spacing w:line="240" w:lineRule="auto"/>
        <w:jc w:val="both"/>
        <w:textAlignment w:val="baseline"/>
        <w:rPr>
          <w:rFonts w:ascii="Times New Roman" w:hAnsi="Times New Roman" w:cs="Times New Roman"/>
          <w:bCs/>
          <w:sz w:val="26"/>
          <w:szCs w:val="26"/>
        </w:rPr>
        <w:pPrChange w:id="821" w:author="Truong Viet" w:date="2020-05-14T00:42:00Z">
          <w:pPr>
            <w:pStyle w:val="ListParagraph"/>
            <w:numPr>
              <w:numId w:val="8"/>
            </w:numPr>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server.php:</w:t>
      </w:r>
      <w:r w:rsidRPr="003E245E">
        <w:rPr>
          <w:rFonts w:ascii="Times New Roman" w:hAnsi="Times New Roman" w:cs="Times New Roman"/>
          <w:bCs/>
          <w:sz w:val="26"/>
          <w:szCs w:val="26"/>
        </w:rPr>
        <w:t> Là tập tin để artisan trỏ đến tạo server khi gõ lệnh </w:t>
      </w:r>
      <w:r w:rsidRPr="003E245E">
        <w:rPr>
          <w:rStyle w:val="HTMLCode"/>
          <w:rFonts w:ascii="Times New Roman" w:eastAsiaTheme="minorHAnsi" w:hAnsi="Times New Roman" w:cs="Times New Roman"/>
          <w:bCs/>
          <w:color w:val="000000" w:themeColor="text1"/>
          <w:sz w:val="26"/>
          <w:szCs w:val="26"/>
          <w:bdr w:val="none" w:sz="0" w:space="0" w:color="auto" w:frame="1"/>
        </w:rPr>
        <w:t>php artisan serve.</w:t>
      </w:r>
      <w:r w:rsidRPr="003E245E">
        <w:rPr>
          <w:rStyle w:val="HTMLCode"/>
          <w:rFonts w:ascii="Times New Roman" w:eastAsiaTheme="minorHAnsi" w:hAnsi="Times New Roman" w:cs="Times New Roman"/>
          <w:bCs/>
          <w:color w:val="000000" w:themeColor="text1"/>
          <w:sz w:val="26"/>
          <w:szCs w:val="26"/>
          <w:bdr w:val="none" w:sz="0" w:space="0" w:color="auto" w:frame="1"/>
          <w:shd w:val="clear" w:color="auto" w:fill="F0F0F0"/>
        </w:rPr>
        <w:t xml:space="preserve"> </w:t>
      </w:r>
    </w:p>
    <w:p w14:paraId="0CF5533E" w14:textId="32F3BB5F" w:rsidR="007B1C93" w:rsidRPr="003E245E" w:rsidRDefault="007B1C93">
      <w:pPr>
        <w:pStyle w:val="ListParagraph"/>
        <w:numPr>
          <w:ilvl w:val="0"/>
          <w:numId w:val="8"/>
        </w:numPr>
        <w:shd w:val="clear" w:color="auto" w:fill="FFFFFF"/>
        <w:spacing w:line="240" w:lineRule="auto"/>
        <w:jc w:val="both"/>
        <w:textAlignment w:val="baseline"/>
        <w:rPr>
          <w:rFonts w:ascii="Times New Roman" w:hAnsi="Times New Roman" w:cs="Times New Roman"/>
          <w:bCs/>
          <w:color w:val="444444"/>
          <w:sz w:val="26"/>
          <w:szCs w:val="26"/>
        </w:rPr>
        <w:pPrChange w:id="822" w:author="Truong Viet" w:date="2020-05-14T00:42:00Z">
          <w:pPr>
            <w:pStyle w:val="ListParagraph"/>
            <w:numPr>
              <w:numId w:val="8"/>
            </w:numPr>
            <w:shd w:val="clear" w:color="auto" w:fill="FFFFFF"/>
            <w:spacing w:line="240" w:lineRule="auto"/>
            <w:ind w:hanging="360"/>
            <w:textAlignment w:val="baseline"/>
          </w:pPr>
        </w:pPrChange>
      </w:pPr>
      <w:r w:rsidRPr="003E245E">
        <w:rPr>
          <w:rStyle w:val="Strong"/>
          <w:rFonts w:ascii="Times New Roman" w:hAnsi="Times New Roman" w:cs="Times New Roman"/>
          <w:b w:val="0"/>
          <w:sz w:val="26"/>
          <w:szCs w:val="26"/>
          <w:bdr w:val="none" w:sz="0" w:space="0" w:color="auto" w:frame="1"/>
        </w:rPr>
        <w:t>artisan:</w:t>
      </w:r>
      <w:r w:rsidRPr="003E245E">
        <w:rPr>
          <w:rFonts w:ascii="Times New Roman" w:hAnsi="Times New Roman" w:cs="Times New Roman"/>
          <w:bCs/>
          <w:sz w:val="26"/>
          <w:szCs w:val="26"/>
        </w:rPr>
        <w:t> Tập tin thực thi lệnh của Laravel.</w:t>
      </w:r>
    </w:p>
    <w:p w14:paraId="4B68056D" w14:textId="77777777" w:rsidR="0064407B" w:rsidRPr="003E245E" w:rsidRDefault="0064407B" w:rsidP="0064407B">
      <w:pPr>
        <w:pStyle w:val="ListParagraph"/>
        <w:shd w:val="clear" w:color="auto" w:fill="FFFFFF"/>
        <w:spacing w:line="240" w:lineRule="auto"/>
        <w:textAlignment w:val="baseline"/>
        <w:rPr>
          <w:rFonts w:ascii="Times New Roman" w:hAnsi="Times New Roman" w:cs="Times New Roman"/>
          <w:bCs/>
          <w:color w:val="444444"/>
          <w:sz w:val="26"/>
          <w:szCs w:val="26"/>
        </w:rPr>
      </w:pPr>
    </w:p>
    <w:p w14:paraId="71F8A276" w14:textId="3B73B95B" w:rsidR="00AC584F" w:rsidRPr="00D85903" w:rsidRDefault="00AC584F" w:rsidP="00E17FFE">
      <w:pPr>
        <w:pStyle w:val="ListParagraph"/>
        <w:numPr>
          <w:ilvl w:val="2"/>
          <w:numId w:val="35"/>
        </w:numPr>
        <w:spacing w:after="160" w:line="256" w:lineRule="auto"/>
        <w:ind w:left="284" w:right="-284" w:firstLine="7"/>
        <w:jc w:val="both"/>
        <w:outlineLvl w:val="2"/>
        <w:rPr>
          <w:rFonts w:ascii="Times New Roman" w:hAnsi="Times New Roman" w:cs="Times New Roman"/>
          <w:b/>
          <w:sz w:val="26"/>
          <w:szCs w:val="26"/>
        </w:rPr>
      </w:pPr>
      <w:bookmarkStart w:id="823" w:name="_Toc40075656"/>
      <w:r w:rsidRPr="00D85903">
        <w:rPr>
          <w:rFonts w:ascii="Times New Roman" w:hAnsi="Times New Roman" w:cs="Times New Roman"/>
          <w:b/>
          <w:sz w:val="26"/>
          <w:szCs w:val="26"/>
        </w:rPr>
        <w:t>Tổng quan về MySQL DATABASE</w:t>
      </w:r>
      <w:bookmarkEnd w:id="823"/>
    </w:p>
    <w:p w14:paraId="0A22DF2E" w14:textId="02E1C1AF" w:rsidR="00AC584F" w:rsidRPr="003E245E" w:rsidRDefault="00E75A6B" w:rsidP="00D85903">
      <w:pPr>
        <w:pStyle w:val="Heading4"/>
        <w:ind w:left="284"/>
        <w:rPr>
          <w:rFonts w:ascii="Times New Roman" w:hAnsi="Times New Roman" w:cs="Times New Roman"/>
          <w:bCs w:val="0"/>
          <w:i w:val="0"/>
          <w:iCs w:val="0"/>
          <w:color w:val="000000" w:themeColor="text1"/>
          <w:sz w:val="26"/>
          <w:szCs w:val="26"/>
        </w:rPr>
      </w:pPr>
      <w:r w:rsidRPr="003E245E">
        <w:rPr>
          <w:rFonts w:ascii="Times New Roman" w:hAnsi="Times New Roman" w:cs="Times New Roman"/>
          <w:bCs w:val="0"/>
          <w:color w:val="000000" w:themeColor="text1"/>
          <w:sz w:val="26"/>
          <w:szCs w:val="26"/>
        </w:rPr>
        <w:t>2.</w:t>
      </w:r>
      <w:r w:rsidR="00AC584F" w:rsidRPr="003E245E">
        <w:rPr>
          <w:rFonts w:ascii="Times New Roman" w:hAnsi="Times New Roman" w:cs="Times New Roman"/>
          <w:bCs w:val="0"/>
          <w:color w:val="000000" w:themeColor="text1"/>
          <w:sz w:val="26"/>
          <w:szCs w:val="26"/>
        </w:rPr>
        <w:t xml:space="preserve">5.3.1 </w:t>
      </w:r>
      <w:bookmarkStart w:id="824" w:name="_Toc532542766"/>
      <w:r w:rsidR="00AC584F" w:rsidRPr="003E245E">
        <w:rPr>
          <w:rFonts w:ascii="Times New Roman" w:hAnsi="Times New Roman" w:cs="Times New Roman"/>
          <w:bCs w:val="0"/>
          <w:color w:val="000000" w:themeColor="text1"/>
          <w:sz w:val="26"/>
          <w:szCs w:val="26"/>
        </w:rPr>
        <w:t>Giới thiệu về MySQL Database</w:t>
      </w:r>
      <w:bookmarkEnd w:id="824"/>
    </w:p>
    <w:p w14:paraId="2A8A85C1" w14:textId="13576F70" w:rsidR="00AC584F" w:rsidRPr="003E245E" w:rsidRDefault="00872E2D">
      <w:pPr>
        <w:jc w:val="both"/>
        <w:rPr>
          <w:rFonts w:ascii="Times New Roman" w:hAnsi="Times New Roman" w:cs="Times New Roman"/>
          <w:bCs/>
          <w:sz w:val="26"/>
          <w:szCs w:val="26"/>
        </w:rPr>
        <w:pPrChange w:id="825" w:author="Truong Viet" w:date="2020-05-14T00:42:00Z">
          <w:pPr/>
        </w:pPrChange>
      </w:pPr>
      <w:r w:rsidRPr="003E245E">
        <w:rPr>
          <w:rFonts w:ascii="Times New Roman" w:hAnsi="Times New Roman" w:cs="Times New Roman"/>
          <w:bCs/>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MacOS X, Unix, FreeBSD, NetBSD, Novell NetWare, SGI Irix, Solaris, SunOS,…</w:t>
      </w:r>
    </w:p>
    <w:p w14:paraId="6533237E" w14:textId="0925CDBC" w:rsidR="00872E2D" w:rsidRPr="003E245E" w:rsidRDefault="00872E2D">
      <w:pPr>
        <w:jc w:val="both"/>
        <w:rPr>
          <w:rFonts w:ascii="Times New Roman" w:hAnsi="Times New Roman" w:cs="Times New Roman"/>
          <w:bCs/>
          <w:sz w:val="26"/>
          <w:szCs w:val="26"/>
        </w:rPr>
        <w:pPrChange w:id="826" w:author="Truong Viet" w:date="2020-05-14T00:42:00Z">
          <w:pPr/>
        </w:pPrChange>
      </w:pPr>
      <w:r w:rsidRPr="003E245E">
        <w:rPr>
          <w:rFonts w:ascii="Times New Roman" w:hAnsi="Times New Roman" w:cs="Times New Roman"/>
          <w:bCs/>
          <w:sz w:val="26"/>
          <w:szCs w:val="26"/>
        </w:rPr>
        <w:t>MySQL là một trong những ví dụ rất cơ bản về Hệ Quản trị Cơ sở dữ liệu quan hệ sử dụng Ngôn ngữ truy vấn có cấu trúc (SQL).</w:t>
      </w:r>
    </w:p>
    <w:p w14:paraId="1C5AE0A0" w14:textId="13557EEB" w:rsidR="00872E2D" w:rsidRPr="003E245E" w:rsidRDefault="00872E2D">
      <w:pPr>
        <w:jc w:val="both"/>
        <w:rPr>
          <w:rFonts w:ascii="Times New Roman" w:hAnsi="Times New Roman" w:cs="Times New Roman"/>
          <w:bCs/>
          <w:sz w:val="26"/>
          <w:szCs w:val="26"/>
        </w:rPr>
        <w:pPrChange w:id="827" w:author="Truong Viet" w:date="2020-05-14T00:42:00Z">
          <w:pPr/>
        </w:pPrChange>
      </w:pPr>
      <w:r w:rsidRPr="003E245E">
        <w:rPr>
          <w:rFonts w:ascii="Times New Roman" w:hAnsi="Times New Roman" w:cs="Times New Roman"/>
          <w:bCs/>
          <w:sz w:val="26"/>
          <w:szCs w:val="26"/>
        </w:rPr>
        <w:lastRenderedPageBreak/>
        <w:t>MySQL được sử dụng cho việc bổ trợ NodeJs, PHP, Perl, và nhiều ngôn ngữ khác, làm nơi lưu trữ những thông tin trên các trang web viết bằng NodeJs, PHP hay Perl,...</w:t>
      </w:r>
    </w:p>
    <w:p w14:paraId="4CC1BE96" w14:textId="64DF18DE" w:rsidR="00872E2D" w:rsidRPr="003E245E" w:rsidRDefault="00872E2D">
      <w:pPr>
        <w:jc w:val="both"/>
        <w:rPr>
          <w:rFonts w:ascii="Times New Roman" w:hAnsi="Times New Roman" w:cs="Times New Roman"/>
          <w:bCs/>
          <w:sz w:val="26"/>
          <w:szCs w:val="26"/>
        </w:rPr>
        <w:pPrChange w:id="828" w:author="Truong Viet" w:date="2020-05-14T00:42:00Z">
          <w:pPr/>
        </w:pPrChange>
      </w:pPr>
      <w:r w:rsidRPr="003E245E">
        <w:rPr>
          <w:rFonts w:ascii="Times New Roman" w:hAnsi="Times New Roman" w:cs="Times New Roman"/>
          <w:bCs/>
          <w:sz w:val="26"/>
          <w:szCs w:val="26"/>
        </w:rPr>
        <w:t>Lịch sử phát triển của MySQL: Phiên bản đầu tiên của MySQL phát hành năm 1995. Công ty Sun Microsystems mua lại MySQL AB trong năm 2008. Năm 2010 tập đoàn Oracle thâu tóm Sun Microsystems. Ngay lúc đó, đội ngũ phát triển của MySQL tách MySQL ra thành 1 nhánh riêng gọi là MariaDB. Oracle tiếp tục phát triển MySQL lên phiên bản 5.5.</w:t>
      </w:r>
    </w:p>
    <w:p w14:paraId="3FB94F18" w14:textId="249ABB0C" w:rsidR="00872E2D" w:rsidRPr="003E245E" w:rsidRDefault="00872E2D">
      <w:pPr>
        <w:jc w:val="both"/>
        <w:rPr>
          <w:rFonts w:ascii="Times New Roman" w:hAnsi="Times New Roman" w:cs="Times New Roman"/>
          <w:bCs/>
          <w:sz w:val="26"/>
          <w:szCs w:val="26"/>
        </w:rPr>
        <w:pPrChange w:id="829" w:author="Truong Viet" w:date="2020-05-14T00:42:00Z">
          <w:pPr/>
        </w:pPrChange>
      </w:pPr>
      <w:r w:rsidRPr="003E245E">
        <w:rPr>
          <w:rFonts w:ascii="Times New Roman" w:hAnsi="Times New Roman" w:cs="Times New Roman"/>
          <w:bCs/>
          <w:sz w:val="26"/>
          <w:szCs w:val="26"/>
        </w:rPr>
        <w:t>2013 MySQL phát hành phiên bản 5.6</w:t>
      </w:r>
    </w:p>
    <w:p w14:paraId="431C13F3" w14:textId="18ADED30" w:rsidR="00872E2D" w:rsidRPr="003E245E" w:rsidRDefault="00872E2D">
      <w:pPr>
        <w:jc w:val="both"/>
        <w:rPr>
          <w:rFonts w:ascii="Times New Roman" w:hAnsi="Times New Roman" w:cs="Times New Roman"/>
          <w:bCs/>
          <w:sz w:val="26"/>
          <w:szCs w:val="26"/>
        </w:rPr>
        <w:pPrChange w:id="830" w:author="Truong Viet" w:date="2020-05-14T00:42:00Z">
          <w:pPr/>
        </w:pPrChange>
      </w:pPr>
      <w:r w:rsidRPr="003E245E">
        <w:rPr>
          <w:rFonts w:ascii="Times New Roman" w:hAnsi="Times New Roman" w:cs="Times New Roman"/>
          <w:bCs/>
          <w:sz w:val="26"/>
          <w:szCs w:val="26"/>
        </w:rPr>
        <w:t>2015 MySQL phát hành phiên bản 5.7</w:t>
      </w:r>
    </w:p>
    <w:p w14:paraId="27362F04" w14:textId="0239BB21" w:rsidR="00872E2D" w:rsidRPr="003E245E" w:rsidRDefault="00872E2D">
      <w:pPr>
        <w:jc w:val="both"/>
        <w:rPr>
          <w:rFonts w:ascii="Times New Roman" w:hAnsi="Times New Roman" w:cs="Times New Roman"/>
          <w:bCs/>
          <w:sz w:val="26"/>
          <w:szCs w:val="26"/>
        </w:rPr>
        <w:pPrChange w:id="831" w:author="Truong Viet" w:date="2020-05-14T00:42:00Z">
          <w:pPr/>
        </w:pPrChange>
      </w:pPr>
      <w:r w:rsidRPr="003E245E">
        <w:rPr>
          <w:rFonts w:ascii="Times New Roman" w:hAnsi="Times New Roman" w:cs="Times New Roman"/>
          <w:bCs/>
          <w:sz w:val="26"/>
          <w:szCs w:val="26"/>
        </w:rPr>
        <w:t>MySQL đang được phát triển lên phiên bản 8.0</w:t>
      </w:r>
    </w:p>
    <w:p w14:paraId="749B9C05" w14:textId="73C71B20" w:rsidR="00872E2D" w:rsidRPr="003E245E" w:rsidRDefault="00872E2D">
      <w:pPr>
        <w:jc w:val="both"/>
        <w:rPr>
          <w:rFonts w:ascii="Times New Roman" w:hAnsi="Times New Roman" w:cs="Times New Roman"/>
          <w:bCs/>
          <w:sz w:val="26"/>
          <w:szCs w:val="26"/>
        </w:rPr>
        <w:pPrChange w:id="832" w:author="Truong Viet" w:date="2020-05-14T00:42:00Z">
          <w:pPr/>
        </w:pPrChange>
      </w:pPr>
      <w:r w:rsidRPr="003E245E">
        <w:rPr>
          <w:rFonts w:ascii="Times New Roman" w:hAnsi="Times New Roman" w:cs="Times New Roman"/>
          <w:bCs/>
          <w:sz w:val="26"/>
          <w:szCs w:val="26"/>
        </w:rPr>
        <w:t>MySQL hiện nay có 2 phiên bản miễn phí (MySQL Community Server) và có phí (Enterprise Server).</w:t>
      </w:r>
    </w:p>
    <w:p w14:paraId="09AE5F36" w14:textId="2D9720F7" w:rsidR="002C0374" w:rsidRPr="003E245E" w:rsidRDefault="00E75A6B" w:rsidP="00D85903">
      <w:pPr>
        <w:pStyle w:val="Heading4"/>
        <w:ind w:left="284"/>
        <w:rPr>
          <w:rFonts w:ascii="Times New Roman" w:hAnsi="Times New Roman" w:cs="Times New Roman"/>
          <w:bCs w:val="0"/>
          <w:i w:val="0"/>
          <w:iCs w:val="0"/>
          <w:color w:val="000000" w:themeColor="text1"/>
          <w:sz w:val="26"/>
          <w:szCs w:val="26"/>
        </w:rPr>
      </w:pPr>
      <w:r w:rsidRPr="003E245E">
        <w:rPr>
          <w:rFonts w:ascii="Times New Roman" w:hAnsi="Times New Roman" w:cs="Times New Roman"/>
          <w:bCs w:val="0"/>
          <w:color w:val="000000" w:themeColor="text1"/>
          <w:sz w:val="26"/>
          <w:szCs w:val="26"/>
        </w:rPr>
        <w:t>2.</w:t>
      </w:r>
      <w:r w:rsidR="00E200F3" w:rsidRPr="003E245E">
        <w:rPr>
          <w:rFonts w:ascii="Times New Roman" w:hAnsi="Times New Roman" w:cs="Times New Roman"/>
          <w:bCs w:val="0"/>
          <w:color w:val="000000" w:themeColor="text1"/>
          <w:sz w:val="26"/>
          <w:szCs w:val="26"/>
        </w:rPr>
        <w:t>5.3.</w:t>
      </w:r>
      <w:r w:rsidR="00B84A5F" w:rsidRPr="003E245E">
        <w:rPr>
          <w:rFonts w:ascii="Times New Roman" w:hAnsi="Times New Roman" w:cs="Times New Roman"/>
          <w:bCs w:val="0"/>
          <w:color w:val="000000" w:themeColor="text1"/>
          <w:sz w:val="26"/>
          <w:szCs w:val="26"/>
        </w:rPr>
        <w:t>2</w:t>
      </w:r>
      <w:r w:rsidR="002C0374" w:rsidRPr="003E245E">
        <w:rPr>
          <w:rFonts w:ascii="Times New Roman" w:hAnsi="Times New Roman" w:cs="Times New Roman"/>
          <w:bCs w:val="0"/>
          <w:color w:val="000000" w:themeColor="text1"/>
          <w:sz w:val="26"/>
          <w:szCs w:val="26"/>
        </w:rPr>
        <w:t xml:space="preserve"> Đặc điểm</w:t>
      </w:r>
    </w:p>
    <w:p w14:paraId="07D3F444" w14:textId="77777777" w:rsidR="00532D4B" w:rsidRPr="003E245E" w:rsidRDefault="00532D4B">
      <w:pPr>
        <w:jc w:val="both"/>
        <w:rPr>
          <w:rFonts w:ascii="Times New Roman" w:hAnsi="Times New Roman" w:cs="Times New Roman"/>
          <w:bCs/>
          <w:sz w:val="26"/>
          <w:szCs w:val="26"/>
        </w:rPr>
        <w:pPrChange w:id="833" w:author="Truong Viet" w:date="2020-05-14T00:42:00Z">
          <w:pPr/>
        </w:pPrChange>
      </w:pPr>
      <w:r w:rsidRPr="003E245E">
        <w:rPr>
          <w:rFonts w:ascii="Times New Roman" w:hAnsi="Times New Roman" w:cs="Times New Roman"/>
          <w:bCs/>
          <w:sz w:val="26"/>
          <w:szCs w:val="26"/>
        </w:rPr>
        <w:t>MySQL cũng giống như các hệ quản trị cơ sở dữ liệu: Access, SQL Server, PostgreSQL, Oracle, …</w:t>
      </w:r>
    </w:p>
    <w:p w14:paraId="694E7B4A" w14:textId="77777777" w:rsidR="00532D4B" w:rsidRPr="003E245E" w:rsidRDefault="00532D4B">
      <w:pPr>
        <w:jc w:val="both"/>
        <w:rPr>
          <w:rFonts w:ascii="Times New Roman" w:hAnsi="Times New Roman" w:cs="Times New Roman"/>
          <w:bCs/>
          <w:sz w:val="26"/>
          <w:szCs w:val="26"/>
        </w:rPr>
        <w:pPrChange w:id="834" w:author="Truong Viet" w:date="2020-05-14T00:42:00Z">
          <w:pPr/>
        </w:pPrChange>
      </w:pPr>
      <w:r w:rsidRPr="003E245E">
        <w:rPr>
          <w:rFonts w:ascii="Times New Roman" w:hAnsi="Times New Roman" w:cs="Times New Roman"/>
          <w:bCs/>
          <w:sz w:val="26"/>
          <w:szCs w:val="26"/>
        </w:rPr>
        <w:t>Mã nguồn mở do đó có thể tải miễn phí từ trang chủ.</w:t>
      </w:r>
    </w:p>
    <w:p w14:paraId="02DCB4A2" w14:textId="77777777" w:rsidR="00532D4B" w:rsidRPr="003E245E" w:rsidRDefault="00532D4B">
      <w:pPr>
        <w:jc w:val="both"/>
        <w:rPr>
          <w:rFonts w:ascii="Times New Roman" w:hAnsi="Times New Roman" w:cs="Times New Roman"/>
          <w:bCs/>
          <w:sz w:val="26"/>
          <w:szCs w:val="26"/>
        </w:rPr>
        <w:pPrChange w:id="835" w:author="Truong Viet" w:date="2020-05-14T00:42:00Z">
          <w:pPr/>
        </w:pPrChange>
      </w:pPr>
      <w:r w:rsidRPr="003E245E">
        <w:rPr>
          <w:rFonts w:ascii="Times New Roman" w:hAnsi="Times New Roman" w:cs="Times New Roman"/>
          <w:bCs/>
          <w:sz w:val="26"/>
          <w:szCs w:val="26"/>
        </w:rPr>
        <w:t>MySQL là một phần mềm quản trị CSDL dạng server-based.</w:t>
      </w:r>
    </w:p>
    <w:p w14:paraId="680A49CB" w14:textId="77777777" w:rsidR="00532D4B" w:rsidRPr="003E245E" w:rsidRDefault="00532D4B">
      <w:pPr>
        <w:jc w:val="both"/>
        <w:rPr>
          <w:rFonts w:ascii="Times New Roman" w:hAnsi="Times New Roman" w:cs="Times New Roman"/>
          <w:bCs/>
          <w:sz w:val="26"/>
          <w:szCs w:val="26"/>
        </w:rPr>
        <w:pPrChange w:id="836" w:author="Truong Viet" w:date="2020-05-14T00:42:00Z">
          <w:pPr/>
        </w:pPrChange>
      </w:pPr>
      <w:r w:rsidRPr="003E245E">
        <w:rPr>
          <w:rFonts w:ascii="Times New Roman" w:hAnsi="Times New Roman" w:cs="Times New Roman"/>
          <w:bCs/>
          <w:sz w:val="26"/>
          <w:szCs w:val="26"/>
        </w:rPr>
        <w:t>MySQL quản lý dữ liệu thông qua các CSDL, mỗi CSDL có thể có nhiều bảng quan hệ chứa dữ liệu.</w:t>
      </w:r>
    </w:p>
    <w:p w14:paraId="6DBDF19F" w14:textId="77777777" w:rsidR="00532D4B" w:rsidRPr="003E245E" w:rsidRDefault="00532D4B">
      <w:pPr>
        <w:jc w:val="both"/>
        <w:rPr>
          <w:rFonts w:ascii="Times New Roman" w:hAnsi="Times New Roman" w:cs="Times New Roman"/>
          <w:bCs/>
          <w:sz w:val="26"/>
          <w:szCs w:val="26"/>
        </w:rPr>
        <w:pPrChange w:id="837" w:author="Truong Viet" w:date="2020-05-14T00:42:00Z">
          <w:pPr/>
        </w:pPrChange>
      </w:pPr>
      <w:r w:rsidRPr="003E245E">
        <w:rPr>
          <w:rFonts w:ascii="Times New Roman" w:hAnsi="Times New Roman" w:cs="Times New Roman"/>
          <w:bCs/>
          <w:sz w:val="26"/>
          <w:szCs w:val="26"/>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14:paraId="2AEB61CA" w14:textId="77777777" w:rsidR="00532D4B" w:rsidRPr="003E245E" w:rsidRDefault="00532D4B">
      <w:pPr>
        <w:jc w:val="both"/>
        <w:rPr>
          <w:rFonts w:ascii="Times New Roman" w:hAnsi="Times New Roman" w:cs="Times New Roman"/>
          <w:bCs/>
          <w:sz w:val="26"/>
          <w:szCs w:val="26"/>
        </w:rPr>
        <w:pPrChange w:id="838" w:author="Truong Viet" w:date="2020-05-14T00:42:00Z">
          <w:pPr/>
        </w:pPrChange>
      </w:pPr>
      <w:r w:rsidRPr="003E245E">
        <w:rPr>
          <w:rFonts w:ascii="Times New Roman" w:hAnsi="Times New Roman" w:cs="Times New Roman"/>
          <w:bCs/>
          <w:sz w:val="26"/>
          <w:szCs w:val="26"/>
        </w:rPr>
        <w:t>MySQL được sử dụng cho các ứng dụng web.</w:t>
      </w:r>
    </w:p>
    <w:p w14:paraId="23135422" w14:textId="77777777" w:rsidR="00532D4B" w:rsidRPr="003E245E" w:rsidRDefault="00532D4B">
      <w:pPr>
        <w:jc w:val="both"/>
        <w:rPr>
          <w:rFonts w:ascii="Times New Roman" w:hAnsi="Times New Roman" w:cs="Times New Roman"/>
          <w:bCs/>
          <w:sz w:val="26"/>
          <w:szCs w:val="26"/>
        </w:rPr>
        <w:pPrChange w:id="839" w:author="Truong Viet" w:date="2020-05-14T00:42:00Z">
          <w:pPr/>
        </w:pPrChange>
      </w:pPr>
      <w:r w:rsidRPr="003E245E">
        <w:rPr>
          <w:rFonts w:ascii="Times New Roman" w:hAnsi="Times New Roman" w:cs="Times New Roman"/>
          <w:bCs/>
          <w:sz w:val="26"/>
          <w:szCs w:val="26"/>
        </w:rPr>
        <w:t>Người dùng có thể sử dụng giao diện đồ họa hay dùng dòng lệnh để thực hiện các thao tác trên CSDL.</w:t>
      </w:r>
    </w:p>
    <w:p w14:paraId="5DCAFE77" w14:textId="21C636AB" w:rsidR="00B84A5F" w:rsidRPr="003E245E" w:rsidRDefault="00E75A6B" w:rsidP="00D85903">
      <w:pPr>
        <w:pStyle w:val="Heading4"/>
        <w:ind w:left="284"/>
        <w:rPr>
          <w:rFonts w:ascii="Times New Roman" w:hAnsi="Times New Roman" w:cs="Times New Roman"/>
          <w:bCs w:val="0"/>
          <w:i w:val="0"/>
          <w:iCs w:val="0"/>
          <w:color w:val="000000" w:themeColor="text1"/>
          <w:sz w:val="26"/>
          <w:szCs w:val="26"/>
        </w:rPr>
      </w:pPr>
      <w:r w:rsidRPr="003E245E">
        <w:rPr>
          <w:rFonts w:ascii="Times New Roman" w:hAnsi="Times New Roman" w:cs="Times New Roman"/>
          <w:bCs w:val="0"/>
          <w:color w:val="000000" w:themeColor="text1"/>
          <w:sz w:val="26"/>
          <w:szCs w:val="26"/>
        </w:rPr>
        <w:t>2.</w:t>
      </w:r>
      <w:r w:rsidR="00B84A5F" w:rsidRPr="003E245E">
        <w:rPr>
          <w:rFonts w:ascii="Times New Roman" w:hAnsi="Times New Roman" w:cs="Times New Roman"/>
          <w:bCs w:val="0"/>
          <w:color w:val="000000" w:themeColor="text1"/>
          <w:sz w:val="26"/>
          <w:szCs w:val="26"/>
        </w:rPr>
        <w:t>5.3.3 Đặc điểm</w:t>
      </w:r>
    </w:p>
    <w:p w14:paraId="2D8F7A93" w14:textId="09FDF19B" w:rsidR="00532D4B" w:rsidRPr="003E245E" w:rsidRDefault="00532D4B">
      <w:pPr>
        <w:jc w:val="both"/>
        <w:rPr>
          <w:rFonts w:ascii="Times New Roman" w:hAnsi="Times New Roman" w:cs="Times New Roman"/>
          <w:bCs/>
          <w:sz w:val="26"/>
          <w:szCs w:val="26"/>
        </w:rPr>
        <w:pPrChange w:id="840" w:author="Truong Viet" w:date="2020-05-14T00:42:00Z">
          <w:pPr/>
        </w:pPrChange>
      </w:pPr>
      <w:r w:rsidRPr="003E245E">
        <w:rPr>
          <w:rFonts w:ascii="Times New Roman" w:hAnsi="Times New Roman" w:cs="Times New Roman"/>
          <w:bCs/>
          <w:sz w:val="26"/>
          <w:szCs w:val="26"/>
        </w:rPr>
        <w:t>MySQL có thể bị khai thác để chiếm quyền điều khiển.</w:t>
      </w:r>
    </w:p>
    <w:p w14:paraId="2870CF2B" w14:textId="70618F6B" w:rsidR="00532D4B" w:rsidRPr="003E245E" w:rsidRDefault="00532D4B">
      <w:pPr>
        <w:jc w:val="both"/>
        <w:rPr>
          <w:rFonts w:ascii="Times New Roman" w:hAnsi="Times New Roman" w:cs="Times New Roman"/>
          <w:bCs/>
          <w:sz w:val="26"/>
          <w:szCs w:val="26"/>
        </w:rPr>
        <w:pPrChange w:id="841" w:author="Truong Viet" w:date="2020-05-14T00:42:00Z">
          <w:pPr/>
        </w:pPrChange>
      </w:pPr>
      <w:r w:rsidRPr="003E245E">
        <w:rPr>
          <w:rFonts w:ascii="Times New Roman" w:hAnsi="Times New Roman" w:cs="Times New Roman"/>
          <w:bCs/>
          <w:sz w:val="26"/>
          <w:szCs w:val="26"/>
        </w:rPr>
        <w:t>MySQL không được tích hợp để sử dụng cho các hệ thống lớn. Ví dụ như ngân hàng, các công ty lớn cần quản lý lượng dữ liệu khổng lồ.</w:t>
      </w:r>
    </w:p>
    <w:p w14:paraId="50A4976B" w14:textId="77777777" w:rsidR="002C0374" w:rsidRPr="003E245E" w:rsidRDefault="002C0374" w:rsidP="002C0374">
      <w:pPr>
        <w:pStyle w:val="ListParagraph"/>
        <w:spacing w:after="160" w:line="259" w:lineRule="auto"/>
        <w:ind w:left="1440"/>
        <w:outlineLvl w:val="2"/>
        <w:rPr>
          <w:rFonts w:ascii="Times New Roman" w:hAnsi="Times New Roman" w:cs="Times New Roman"/>
          <w:bCs/>
          <w:sz w:val="26"/>
          <w:szCs w:val="26"/>
        </w:rPr>
      </w:pPr>
    </w:p>
    <w:p w14:paraId="5C14A9BF" w14:textId="76D88C0C" w:rsidR="00AC584F" w:rsidRPr="003E245E" w:rsidRDefault="00AC584F" w:rsidP="00AC584F">
      <w:pPr>
        <w:spacing w:after="160" w:line="256" w:lineRule="auto"/>
        <w:ind w:right="-284" w:firstLine="720"/>
        <w:jc w:val="both"/>
        <w:outlineLvl w:val="1"/>
        <w:rPr>
          <w:rFonts w:ascii="Times New Roman" w:hAnsi="Times New Roman" w:cs="Times New Roman"/>
          <w:bCs/>
          <w:sz w:val="26"/>
          <w:szCs w:val="26"/>
        </w:rPr>
      </w:pPr>
    </w:p>
    <w:p w14:paraId="34C782BC" w14:textId="77777777" w:rsidR="00AC584F" w:rsidRPr="003E245E" w:rsidRDefault="00AC584F" w:rsidP="00AC584F">
      <w:pPr>
        <w:pStyle w:val="ListParagraph"/>
        <w:spacing w:after="160" w:line="256" w:lineRule="auto"/>
        <w:ind w:left="1200" w:right="-284"/>
        <w:jc w:val="both"/>
        <w:outlineLvl w:val="1"/>
        <w:rPr>
          <w:rFonts w:ascii="Times New Roman" w:hAnsi="Times New Roman" w:cs="Times New Roman"/>
          <w:bCs/>
          <w:sz w:val="26"/>
          <w:szCs w:val="26"/>
        </w:rPr>
      </w:pPr>
    </w:p>
    <w:p w14:paraId="0DD9A76C" w14:textId="77777777" w:rsidR="00AC584F" w:rsidRPr="003E245E" w:rsidRDefault="00AC584F" w:rsidP="007B1C93">
      <w:pPr>
        <w:pStyle w:val="NoSpacing"/>
        <w:ind w:left="720"/>
        <w:rPr>
          <w:rFonts w:cs="Times New Roman"/>
          <w:bCs/>
          <w:szCs w:val="26"/>
        </w:rPr>
      </w:pPr>
    </w:p>
    <w:p w14:paraId="2E91337F" w14:textId="77777777" w:rsidR="004616E8" w:rsidRPr="003E245E" w:rsidRDefault="004616E8" w:rsidP="00AC584F">
      <w:pPr>
        <w:spacing w:after="160" w:line="256" w:lineRule="auto"/>
        <w:ind w:right="-284"/>
        <w:jc w:val="both"/>
        <w:outlineLvl w:val="1"/>
        <w:rPr>
          <w:rFonts w:ascii="Times New Roman" w:hAnsi="Times New Roman" w:cs="Times New Roman"/>
          <w:bCs/>
          <w:sz w:val="26"/>
          <w:szCs w:val="26"/>
        </w:rPr>
      </w:pPr>
    </w:p>
    <w:p w14:paraId="1BDDCFCB" w14:textId="7DAE1D2B" w:rsidR="001F3099" w:rsidRPr="003E245E" w:rsidRDefault="001F3099" w:rsidP="001333A5">
      <w:pPr>
        <w:pStyle w:val="Caption"/>
        <w:ind w:right="-279"/>
        <w:rPr>
          <w:rFonts w:ascii="Times New Roman" w:hAnsi="Times New Roman" w:cs="Times New Roman"/>
          <w:bCs/>
          <w:i w:val="0"/>
          <w:color w:val="auto"/>
          <w:sz w:val="26"/>
          <w:szCs w:val="26"/>
        </w:rPr>
      </w:pPr>
    </w:p>
    <w:p w14:paraId="27FE7119" w14:textId="268B55EB" w:rsidR="001734D2" w:rsidRPr="003E245E" w:rsidRDefault="001734D2" w:rsidP="001734D2">
      <w:pPr>
        <w:pStyle w:val="ListParagraph"/>
        <w:ind w:left="0" w:right="-284"/>
        <w:jc w:val="center"/>
        <w:outlineLvl w:val="0"/>
        <w:rPr>
          <w:rFonts w:ascii="Times New Roman" w:hAnsi="Times New Roman" w:cs="Times New Roman"/>
          <w:b/>
          <w:color w:val="000000" w:themeColor="text1"/>
          <w:sz w:val="28"/>
          <w:szCs w:val="28"/>
        </w:rPr>
      </w:pPr>
      <w:bookmarkStart w:id="842" w:name="_Toc40075657"/>
      <w:bookmarkStart w:id="843" w:name="_Toc478472736"/>
      <w:bookmarkStart w:id="844" w:name="_Toc478473928"/>
      <w:bookmarkStart w:id="845" w:name="_Toc478474022"/>
      <w:bookmarkStart w:id="846" w:name="_Toc478474087"/>
      <w:bookmarkStart w:id="847" w:name="_Toc478474160"/>
      <w:bookmarkStart w:id="848" w:name="_Toc478474333"/>
      <w:bookmarkStart w:id="849" w:name="_Toc478474469"/>
      <w:bookmarkStart w:id="850" w:name="_Toc478505514"/>
      <w:bookmarkStart w:id="851" w:name="_Toc478590122"/>
      <w:r w:rsidRPr="003E245E">
        <w:rPr>
          <w:rFonts w:ascii="Times New Roman" w:hAnsi="Times New Roman" w:cs="Times New Roman"/>
          <w:b/>
          <w:color w:val="000000" w:themeColor="text1"/>
          <w:sz w:val="28"/>
          <w:szCs w:val="28"/>
        </w:rPr>
        <w:t xml:space="preserve">CHƯƠNG </w:t>
      </w:r>
      <w:r>
        <w:rPr>
          <w:rFonts w:ascii="Times New Roman" w:hAnsi="Times New Roman" w:cs="Times New Roman"/>
          <w:b/>
          <w:color w:val="000000" w:themeColor="text1"/>
          <w:sz w:val="28"/>
          <w:szCs w:val="28"/>
        </w:rPr>
        <w:t>3</w:t>
      </w:r>
      <w:r w:rsidRPr="003E245E">
        <w:rPr>
          <w:rFonts w:ascii="Times New Roman" w:hAnsi="Times New Roman" w:cs="Times New Roman"/>
          <w:b/>
          <w:color w:val="000000" w:themeColor="text1"/>
          <w:sz w:val="28"/>
          <w:szCs w:val="28"/>
        </w:rPr>
        <w:t>:</w:t>
      </w:r>
      <w:bookmarkEnd w:id="842"/>
      <w:r w:rsidRPr="003E245E">
        <w:rPr>
          <w:rFonts w:ascii="Times New Roman" w:hAnsi="Times New Roman" w:cs="Times New Roman"/>
          <w:b/>
          <w:color w:val="000000" w:themeColor="text1"/>
          <w:sz w:val="28"/>
          <w:szCs w:val="28"/>
        </w:rPr>
        <w:t xml:space="preserve"> </w:t>
      </w:r>
    </w:p>
    <w:p w14:paraId="67459429" w14:textId="582B2588" w:rsidR="001734D2" w:rsidRPr="003E245E" w:rsidRDefault="004B7DAC" w:rsidP="001734D2">
      <w:pPr>
        <w:pStyle w:val="ListParagraph"/>
        <w:ind w:left="0" w:right="-284"/>
        <w:jc w:val="center"/>
        <w:outlineLvl w:val="0"/>
        <w:rPr>
          <w:rFonts w:ascii="Times New Roman" w:hAnsi="Times New Roman" w:cs="Times New Roman"/>
          <w:b/>
          <w:color w:val="000000" w:themeColor="text1"/>
          <w:sz w:val="28"/>
          <w:szCs w:val="28"/>
        </w:rPr>
      </w:pPr>
      <w:bookmarkStart w:id="852" w:name="_Toc40075658"/>
      <w:r>
        <w:rPr>
          <w:rFonts w:ascii="Times New Roman" w:hAnsi="Times New Roman" w:cs="Times New Roman"/>
          <w:b/>
          <w:color w:val="000000" w:themeColor="text1"/>
          <w:sz w:val="28"/>
          <w:szCs w:val="28"/>
        </w:rPr>
        <w:t>NỘI DUNG KẾT QUẢ NGHIÊN CỨU/PHÂN TÍCH THIẾT KẾ HỆ THỐNG</w:t>
      </w:r>
      <w:bookmarkEnd w:id="852"/>
    </w:p>
    <w:p w14:paraId="78B940F1" w14:textId="77777777" w:rsidR="00DF5B11" w:rsidRPr="003E245E" w:rsidRDefault="00DF5B11" w:rsidP="00DF5B11">
      <w:pPr>
        <w:pStyle w:val="Heading2"/>
        <w:ind w:right="-284"/>
        <w:rPr>
          <w:rFonts w:ascii="Times New Roman" w:hAnsi="Times New Roman" w:cs="Times New Roman"/>
          <w:bCs w:val="0"/>
          <w:color w:val="auto"/>
        </w:rPr>
      </w:pPr>
      <w:bookmarkStart w:id="853" w:name="_Toc40075659"/>
      <w:r w:rsidRPr="003E245E">
        <w:rPr>
          <w:rFonts w:ascii="Times New Roman" w:hAnsi="Times New Roman" w:cs="Times New Roman"/>
          <w:bCs w:val="0"/>
          <w:color w:val="auto"/>
        </w:rPr>
        <w:t>3.1 Phân tích thiết kế hệ thống thông tin.</w:t>
      </w:r>
      <w:bookmarkEnd w:id="843"/>
      <w:bookmarkEnd w:id="844"/>
      <w:bookmarkEnd w:id="845"/>
      <w:bookmarkEnd w:id="846"/>
      <w:bookmarkEnd w:id="847"/>
      <w:bookmarkEnd w:id="848"/>
      <w:bookmarkEnd w:id="849"/>
      <w:bookmarkEnd w:id="850"/>
      <w:bookmarkEnd w:id="851"/>
      <w:bookmarkEnd w:id="853"/>
    </w:p>
    <w:p w14:paraId="75FD4D7E" w14:textId="77777777" w:rsidR="00DF5B11" w:rsidRPr="003E245E" w:rsidRDefault="00DF5B11" w:rsidP="00DF5B11">
      <w:pPr>
        <w:pStyle w:val="Heading3"/>
        <w:ind w:left="284" w:right="-284"/>
        <w:rPr>
          <w:rFonts w:ascii="Times New Roman" w:hAnsi="Times New Roman" w:cs="Times New Roman"/>
          <w:b/>
          <w:color w:val="auto"/>
          <w:sz w:val="26"/>
          <w:szCs w:val="26"/>
        </w:rPr>
      </w:pPr>
      <w:bookmarkStart w:id="854" w:name="_Toc478472737"/>
      <w:bookmarkStart w:id="855" w:name="_Toc478473929"/>
      <w:bookmarkStart w:id="856" w:name="_Toc478474023"/>
      <w:bookmarkStart w:id="857" w:name="_Toc478474088"/>
      <w:bookmarkStart w:id="858" w:name="_Toc478474161"/>
      <w:bookmarkStart w:id="859" w:name="_Toc478474334"/>
      <w:bookmarkStart w:id="860" w:name="_Toc478474470"/>
      <w:bookmarkStart w:id="861" w:name="_Toc478505515"/>
      <w:bookmarkStart w:id="862" w:name="_Toc478590123"/>
      <w:bookmarkStart w:id="863" w:name="_Toc40075660"/>
      <w:r w:rsidRPr="003E245E">
        <w:rPr>
          <w:rFonts w:ascii="Times New Roman" w:hAnsi="Times New Roman" w:cs="Times New Roman"/>
          <w:b/>
          <w:color w:val="auto"/>
          <w:sz w:val="26"/>
          <w:szCs w:val="26"/>
        </w:rPr>
        <w:t>3.1.1 Sơ đồ chức năng</w:t>
      </w:r>
      <w:bookmarkEnd w:id="854"/>
      <w:bookmarkEnd w:id="855"/>
      <w:bookmarkEnd w:id="856"/>
      <w:bookmarkEnd w:id="857"/>
      <w:bookmarkEnd w:id="858"/>
      <w:bookmarkEnd w:id="859"/>
      <w:bookmarkEnd w:id="860"/>
      <w:bookmarkEnd w:id="861"/>
      <w:bookmarkEnd w:id="862"/>
      <w:bookmarkEnd w:id="863"/>
      <w:r w:rsidRPr="003E245E">
        <w:rPr>
          <w:rFonts w:ascii="Times New Roman" w:hAnsi="Times New Roman" w:cs="Times New Roman"/>
          <w:b/>
          <w:color w:val="auto"/>
          <w:sz w:val="26"/>
          <w:szCs w:val="26"/>
        </w:rPr>
        <w:t xml:space="preserve"> </w:t>
      </w:r>
    </w:p>
    <w:p w14:paraId="749C65A6" w14:textId="6BC15902" w:rsidR="00F337AC" w:rsidRPr="003E245E" w:rsidRDefault="0056132A" w:rsidP="00F337AC">
      <w:pPr>
        <w:keepNext/>
        <w:ind w:right="-284"/>
        <w:jc w:val="center"/>
        <w:rPr>
          <w:rFonts w:ascii="Times New Roman" w:hAnsi="Times New Roman" w:cs="Times New Roman"/>
          <w:bCs/>
          <w:sz w:val="26"/>
          <w:szCs w:val="26"/>
        </w:rPr>
      </w:pPr>
      <w:ins w:id="864" w:author="Truong Viet" w:date="2020-05-14T00:21:00Z">
        <w:r>
          <w:rPr>
            <w:rFonts w:ascii="Times New Roman" w:hAnsi="Times New Roman" w:cs="Times New Roman"/>
            <w:bCs/>
            <w:noProof/>
            <w:sz w:val="26"/>
            <w:szCs w:val="26"/>
          </w:rPr>
          <w:drawing>
            <wp:inline distT="0" distB="0" distL="0" distR="0" wp14:anchorId="73808A53" wp14:editId="26788540">
              <wp:extent cx="2105025" cy="3914775"/>
              <wp:effectExtent l="0" t="0" r="9525"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2105025" cy="3914775"/>
                      </a:xfrm>
                      <a:prstGeom prst="rect">
                        <a:avLst/>
                      </a:prstGeom>
                    </pic:spPr>
                  </pic:pic>
                </a:graphicData>
              </a:graphic>
            </wp:inline>
          </w:drawing>
        </w:r>
      </w:ins>
      <w:commentRangeStart w:id="865"/>
      <w:del w:id="866" w:author="Truong Viet" w:date="2020-05-14T00:19:00Z">
        <w:r w:rsidR="00054E2E" w:rsidRPr="003E245E" w:rsidDel="00EB736A">
          <w:rPr>
            <w:rFonts w:ascii="Times New Roman" w:hAnsi="Times New Roman" w:cs="Times New Roman"/>
            <w:bCs/>
            <w:noProof/>
            <w:sz w:val="26"/>
            <w:szCs w:val="26"/>
          </w:rPr>
          <w:drawing>
            <wp:inline distT="0" distB="0" distL="0" distR="0" wp14:anchorId="0EF38C40" wp14:editId="5B7256A5">
              <wp:extent cx="2105025" cy="3914775"/>
              <wp:effectExtent l="0" t="0" r="9525" b="952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2105025" cy="3914775"/>
                      </a:xfrm>
                      <a:prstGeom prst="rect">
                        <a:avLst/>
                      </a:prstGeom>
                    </pic:spPr>
                  </pic:pic>
                </a:graphicData>
              </a:graphic>
            </wp:inline>
          </w:drawing>
        </w:r>
      </w:del>
      <w:commentRangeEnd w:id="865"/>
      <w:r w:rsidR="00E26FB6">
        <w:rPr>
          <w:rStyle w:val="CommentReference"/>
        </w:rPr>
        <w:commentReference w:id="865"/>
      </w:r>
    </w:p>
    <w:p w14:paraId="790D85FB" w14:textId="0455D471" w:rsidR="00684236" w:rsidRPr="003E245E" w:rsidRDefault="00F337AC" w:rsidP="00E52F19">
      <w:pPr>
        <w:jc w:val="center"/>
        <w:rPr>
          <w:rFonts w:ascii="Times New Roman" w:hAnsi="Times New Roman" w:cs="Times New Roman"/>
          <w:bCs/>
          <w:sz w:val="26"/>
          <w:szCs w:val="26"/>
        </w:rPr>
      </w:pPr>
      <w:bookmarkStart w:id="867" w:name="_Toc37241531"/>
      <w:bookmarkStart w:id="868" w:name="_Toc38869512"/>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chức năng</w:t>
      </w:r>
      <w:bookmarkEnd w:id="867"/>
      <w:bookmarkEnd w:id="868"/>
    </w:p>
    <w:p w14:paraId="464FA3F4" w14:textId="225E5A0C" w:rsidR="00DF5B11" w:rsidRPr="003E245E" w:rsidRDefault="00DF5B11" w:rsidP="00AC28CA">
      <w:pPr>
        <w:pStyle w:val="Caption"/>
        <w:ind w:right="-284"/>
        <w:jc w:val="center"/>
        <w:outlineLvl w:val="2"/>
        <w:rPr>
          <w:rFonts w:ascii="Times New Roman" w:hAnsi="Times New Roman" w:cs="Times New Roman"/>
          <w:bCs/>
          <w:i w:val="0"/>
          <w:color w:val="auto"/>
          <w:sz w:val="26"/>
          <w:szCs w:val="26"/>
        </w:rPr>
      </w:pPr>
      <w:bookmarkStart w:id="869" w:name="_Toc478505640"/>
      <w:bookmarkStart w:id="870" w:name="_Toc478589859"/>
      <w:bookmarkStart w:id="871" w:name="_Toc40075661"/>
      <w:r w:rsidRPr="003E245E">
        <w:rPr>
          <w:rFonts w:ascii="Times New Roman" w:hAnsi="Times New Roman" w:cs="Times New Roman"/>
          <w:bCs/>
          <w:i w:val="0"/>
          <w:color w:val="auto"/>
          <w:sz w:val="26"/>
          <w:szCs w:val="26"/>
        </w:rPr>
        <w:t>.</w:t>
      </w:r>
      <w:bookmarkEnd w:id="869"/>
      <w:bookmarkEnd w:id="870"/>
      <w:bookmarkEnd w:id="871"/>
    </w:p>
    <w:p w14:paraId="78519005" w14:textId="77777777" w:rsidR="00DF5B11" w:rsidRPr="003E245E" w:rsidRDefault="00DF5B11" w:rsidP="00DF5B11">
      <w:pPr>
        <w:pStyle w:val="Heading3"/>
        <w:ind w:left="284" w:right="-284" w:hanging="273"/>
        <w:rPr>
          <w:rFonts w:ascii="Times New Roman" w:hAnsi="Times New Roman" w:cs="Times New Roman"/>
          <w:b/>
          <w:color w:val="auto"/>
          <w:sz w:val="26"/>
          <w:szCs w:val="26"/>
        </w:rPr>
      </w:pPr>
      <w:bookmarkStart w:id="872" w:name="_Toc478472738"/>
      <w:bookmarkStart w:id="873" w:name="_Toc478473930"/>
      <w:bookmarkStart w:id="874" w:name="_Toc478474024"/>
      <w:bookmarkStart w:id="875" w:name="_Toc478474089"/>
      <w:bookmarkStart w:id="876" w:name="_Toc478474162"/>
      <w:bookmarkStart w:id="877" w:name="_Toc478474335"/>
      <w:bookmarkStart w:id="878" w:name="_Toc478474471"/>
      <w:bookmarkStart w:id="879" w:name="_Toc478505516"/>
      <w:bookmarkStart w:id="880" w:name="_Toc478590124"/>
      <w:bookmarkStart w:id="881" w:name="_Toc40075662"/>
      <w:r w:rsidRPr="003E245E">
        <w:rPr>
          <w:rFonts w:ascii="Times New Roman" w:hAnsi="Times New Roman" w:cs="Times New Roman"/>
          <w:b/>
          <w:color w:val="auto"/>
          <w:sz w:val="26"/>
          <w:szCs w:val="26"/>
        </w:rPr>
        <w:t>3.1.2 Sơ đồ Usecase</w:t>
      </w:r>
      <w:bookmarkEnd w:id="872"/>
      <w:bookmarkEnd w:id="873"/>
      <w:bookmarkEnd w:id="874"/>
      <w:bookmarkEnd w:id="875"/>
      <w:bookmarkEnd w:id="876"/>
      <w:bookmarkEnd w:id="877"/>
      <w:bookmarkEnd w:id="878"/>
      <w:bookmarkEnd w:id="879"/>
      <w:bookmarkEnd w:id="880"/>
      <w:bookmarkEnd w:id="881"/>
    </w:p>
    <w:p w14:paraId="6C0EFB7C" w14:textId="31732C4C" w:rsidR="00DF5B11" w:rsidRPr="003E245E" w:rsidRDefault="00F337AC" w:rsidP="00E52F19">
      <w:pPr>
        <w:jc w:val="center"/>
        <w:rPr>
          <w:rFonts w:ascii="Times New Roman" w:hAnsi="Times New Roman" w:cs="Times New Roman"/>
          <w:bCs/>
          <w:sz w:val="26"/>
          <w:szCs w:val="26"/>
        </w:rPr>
      </w:pPr>
      <w:bookmarkStart w:id="882" w:name="_Toc37241631"/>
      <w:r w:rsidRPr="003E245E">
        <w:rPr>
          <w:rFonts w:ascii="Times New Roman" w:hAnsi="Times New Roman" w:cs="Times New Roman"/>
          <w:bCs/>
          <w:sz w:val="26"/>
          <w:szCs w:val="26"/>
        </w:rPr>
        <w:t xml:space="preserve">Bảng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Bảng \* ARABIC </w:instrText>
      </w:r>
      <w:r w:rsidR="00101636" w:rsidRPr="003E245E">
        <w:rPr>
          <w:rFonts w:ascii="Times New Roman" w:hAnsi="Times New Roman" w:cs="Times New Roman"/>
          <w:bCs/>
          <w:sz w:val="26"/>
          <w:szCs w:val="26"/>
        </w:rPr>
        <w:fldChar w:fldCharType="separate"/>
      </w:r>
      <w:r w:rsidRPr="003E245E">
        <w:rPr>
          <w:rFonts w:ascii="Times New Roman" w:hAnsi="Times New Roman" w:cs="Times New Roman"/>
          <w:bCs/>
          <w:noProof/>
          <w:sz w:val="26"/>
          <w:szCs w:val="26"/>
        </w:rPr>
        <w:t>1</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Các ký hiệu sơ đồ Usecase.</w:t>
      </w:r>
      <w:bookmarkEnd w:id="882"/>
    </w:p>
    <w:p w14:paraId="3E8FC9F4" w14:textId="15C3E6E0" w:rsidR="00927D0B" w:rsidRPr="003E245E" w:rsidRDefault="00927D0B" w:rsidP="00E52F19">
      <w:pPr>
        <w:jc w:val="center"/>
        <w:rPr>
          <w:rFonts w:ascii="Times New Roman" w:hAnsi="Times New Roman" w:cs="Times New Roman"/>
          <w:bCs/>
          <w:sz w:val="26"/>
          <w:szCs w:val="26"/>
        </w:rPr>
      </w:pPr>
    </w:p>
    <w:tbl>
      <w:tblPr>
        <w:tblStyle w:val="TableGrid"/>
        <w:tblW w:w="8827" w:type="dxa"/>
        <w:tblInd w:w="108" w:type="dxa"/>
        <w:tblLook w:val="04A0" w:firstRow="1" w:lastRow="0" w:firstColumn="1" w:lastColumn="0" w:noHBand="0" w:noVBand="1"/>
      </w:tblPr>
      <w:tblGrid>
        <w:gridCol w:w="2941"/>
        <w:gridCol w:w="2946"/>
        <w:gridCol w:w="2940"/>
      </w:tblGrid>
      <w:tr w:rsidR="00DF5B11" w:rsidRPr="003E245E" w14:paraId="3C9E9CC5" w14:textId="77777777" w:rsidTr="00DF5B11">
        <w:trPr>
          <w:trHeight w:val="731"/>
        </w:trPr>
        <w:tc>
          <w:tcPr>
            <w:tcW w:w="2941" w:type="dxa"/>
            <w:vAlign w:val="center"/>
          </w:tcPr>
          <w:p w14:paraId="15D2C500" w14:textId="77777777" w:rsidR="00DF5B11" w:rsidRPr="003E245E" w:rsidRDefault="00DF5B11" w:rsidP="00DF5B11">
            <w:pPr>
              <w:ind w:left="-146" w:right="-144"/>
              <w:jc w:val="center"/>
              <w:rPr>
                <w:rFonts w:ascii="Times New Roman" w:hAnsi="Times New Roman" w:cs="Times New Roman"/>
                <w:bCs/>
                <w:sz w:val="26"/>
                <w:szCs w:val="26"/>
              </w:rPr>
            </w:pPr>
            <w:r w:rsidRPr="003E245E">
              <w:rPr>
                <w:rFonts w:ascii="Times New Roman" w:hAnsi="Times New Roman" w:cs="Times New Roman"/>
                <w:bCs/>
                <w:sz w:val="26"/>
                <w:szCs w:val="26"/>
              </w:rPr>
              <w:t>STT</w:t>
            </w:r>
          </w:p>
        </w:tc>
        <w:tc>
          <w:tcPr>
            <w:tcW w:w="2946" w:type="dxa"/>
            <w:vAlign w:val="center"/>
          </w:tcPr>
          <w:p w14:paraId="51DC5BB4" w14:textId="77777777" w:rsidR="00DF5B11" w:rsidRPr="003E245E" w:rsidRDefault="00DF5B11" w:rsidP="00DF5B11">
            <w:pPr>
              <w:ind w:left="-146" w:right="-175"/>
              <w:jc w:val="center"/>
              <w:rPr>
                <w:rFonts w:ascii="Times New Roman" w:hAnsi="Times New Roman" w:cs="Times New Roman"/>
                <w:bCs/>
                <w:sz w:val="26"/>
                <w:szCs w:val="26"/>
              </w:rPr>
            </w:pPr>
            <w:r w:rsidRPr="003E245E">
              <w:rPr>
                <w:rFonts w:ascii="Times New Roman" w:hAnsi="Times New Roman" w:cs="Times New Roman"/>
                <w:bCs/>
                <w:sz w:val="26"/>
                <w:szCs w:val="26"/>
              </w:rPr>
              <w:t>Ký Hiệu</w:t>
            </w:r>
          </w:p>
        </w:tc>
        <w:tc>
          <w:tcPr>
            <w:tcW w:w="2940" w:type="dxa"/>
            <w:vAlign w:val="center"/>
          </w:tcPr>
          <w:p w14:paraId="0DB6E5E8" w14:textId="77777777" w:rsidR="00DF5B11" w:rsidRPr="003E245E" w:rsidRDefault="00DF5B11" w:rsidP="00DF5B11">
            <w:pPr>
              <w:ind w:left="-146" w:right="-70"/>
              <w:jc w:val="center"/>
              <w:rPr>
                <w:rFonts w:ascii="Times New Roman" w:hAnsi="Times New Roman" w:cs="Times New Roman"/>
                <w:bCs/>
                <w:sz w:val="26"/>
                <w:szCs w:val="26"/>
              </w:rPr>
            </w:pPr>
            <w:r w:rsidRPr="003E245E">
              <w:rPr>
                <w:rFonts w:ascii="Times New Roman" w:hAnsi="Times New Roman" w:cs="Times New Roman"/>
                <w:bCs/>
                <w:sz w:val="26"/>
                <w:szCs w:val="26"/>
              </w:rPr>
              <w:t>Chú Giải</w:t>
            </w:r>
          </w:p>
        </w:tc>
      </w:tr>
      <w:tr w:rsidR="00DF5B11" w:rsidRPr="003E245E" w14:paraId="787B880A" w14:textId="77777777" w:rsidTr="00DF5B11">
        <w:trPr>
          <w:trHeight w:val="731"/>
        </w:trPr>
        <w:tc>
          <w:tcPr>
            <w:tcW w:w="2941" w:type="dxa"/>
            <w:vAlign w:val="center"/>
          </w:tcPr>
          <w:p w14:paraId="2BF100D8" w14:textId="77777777" w:rsidR="00DF5B11" w:rsidRPr="003E245E" w:rsidRDefault="00DF5B11" w:rsidP="00DF5B11">
            <w:pPr>
              <w:ind w:left="-146" w:right="-144"/>
              <w:jc w:val="center"/>
              <w:rPr>
                <w:rFonts w:ascii="Times New Roman" w:hAnsi="Times New Roman" w:cs="Times New Roman"/>
                <w:bCs/>
                <w:sz w:val="26"/>
                <w:szCs w:val="26"/>
              </w:rPr>
            </w:pPr>
            <w:r w:rsidRPr="003E245E">
              <w:rPr>
                <w:rFonts w:ascii="Times New Roman" w:hAnsi="Times New Roman" w:cs="Times New Roman"/>
                <w:bCs/>
                <w:sz w:val="26"/>
                <w:szCs w:val="26"/>
              </w:rPr>
              <w:t>1</w:t>
            </w:r>
          </w:p>
        </w:tc>
        <w:tc>
          <w:tcPr>
            <w:tcW w:w="2946" w:type="dxa"/>
            <w:vAlign w:val="center"/>
          </w:tcPr>
          <w:p w14:paraId="57BA18B0" w14:textId="77777777" w:rsidR="00DF5B11" w:rsidRPr="003E245E" w:rsidRDefault="00DF5B11" w:rsidP="00DF5B11">
            <w:pPr>
              <w:ind w:left="-146" w:right="-175"/>
              <w:jc w:val="cente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3EA0A45D" wp14:editId="33CE6C03">
                  <wp:extent cx="428625" cy="647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428625" cy="647700"/>
                          </a:xfrm>
                          <a:prstGeom prst="rect">
                            <a:avLst/>
                          </a:prstGeom>
                        </pic:spPr>
                      </pic:pic>
                    </a:graphicData>
                  </a:graphic>
                </wp:inline>
              </w:drawing>
            </w:r>
          </w:p>
        </w:tc>
        <w:tc>
          <w:tcPr>
            <w:tcW w:w="2940" w:type="dxa"/>
            <w:vAlign w:val="center"/>
          </w:tcPr>
          <w:p w14:paraId="1951F6F3" w14:textId="77777777" w:rsidR="00DF5B11" w:rsidRPr="003E245E" w:rsidRDefault="00DF5B11" w:rsidP="00DF5B11">
            <w:pPr>
              <w:ind w:left="-146" w:right="-70"/>
              <w:jc w:val="center"/>
              <w:rPr>
                <w:rFonts w:ascii="Times New Roman" w:hAnsi="Times New Roman" w:cs="Times New Roman"/>
                <w:bCs/>
                <w:sz w:val="26"/>
                <w:szCs w:val="26"/>
              </w:rPr>
            </w:pPr>
            <w:r w:rsidRPr="003E245E">
              <w:rPr>
                <w:rFonts w:ascii="Times New Roman" w:hAnsi="Times New Roman" w:cs="Times New Roman"/>
                <w:bCs/>
                <w:sz w:val="26"/>
                <w:szCs w:val="26"/>
              </w:rPr>
              <w:t>Tác nhân (Actor)</w:t>
            </w:r>
          </w:p>
        </w:tc>
      </w:tr>
      <w:tr w:rsidR="00DF5B11" w:rsidRPr="003E245E" w14:paraId="3825CA90" w14:textId="77777777" w:rsidTr="00DF5B11">
        <w:trPr>
          <w:trHeight w:val="772"/>
        </w:trPr>
        <w:tc>
          <w:tcPr>
            <w:tcW w:w="2941" w:type="dxa"/>
            <w:vAlign w:val="center"/>
          </w:tcPr>
          <w:p w14:paraId="361ED794" w14:textId="77777777" w:rsidR="00DF5B11" w:rsidRPr="003E245E" w:rsidRDefault="00DF5B11" w:rsidP="00DF5B11">
            <w:pPr>
              <w:ind w:left="-146" w:right="-144"/>
              <w:jc w:val="center"/>
              <w:rPr>
                <w:rFonts w:ascii="Times New Roman" w:hAnsi="Times New Roman" w:cs="Times New Roman"/>
                <w:bCs/>
                <w:sz w:val="26"/>
                <w:szCs w:val="26"/>
              </w:rPr>
            </w:pPr>
            <w:r w:rsidRPr="003E245E">
              <w:rPr>
                <w:rFonts w:ascii="Times New Roman" w:hAnsi="Times New Roman" w:cs="Times New Roman"/>
                <w:bCs/>
                <w:sz w:val="26"/>
                <w:szCs w:val="26"/>
              </w:rPr>
              <w:lastRenderedPageBreak/>
              <w:t>2</w:t>
            </w:r>
          </w:p>
        </w:tc>
        <w:tc>
          <w:tcPr>
            <w:tcW w:w="2946" w:type="dxa"/>
            <w:vAlign w:val="center"/>
          </w:tcPr>
          <w:p w14:paraId="58410AA0" w14:textId="77777777" w:rsidR="00DF5B11" w:rsidRPr="003E245E" w:rsidRDefault="00DF5B11" w:rsidP="00DF5B11">
            <w:pPr>
              <w:ind w:left="-146" w:right="-175"/>
              <w:jc w:val="center"/>
              <w:rPr>
                <w:rFonts w:ascii="Times New Roman" w:hAnsi="Times New Roman" w:cs="Times New Roman"/>
                <w:bCs/>
                <w:sz w:val="26"/>
                <w:szCs w:val="26"/>
              </w:rPr>
            </w:pPr>
            <w:r w:rsidRPr="003E245E">
              <w:rPr>
                <w:rFonts w:ascii="Times New Roman" w:hAnsi="Times New Roman" w:cs="Times New Roman"/>
                <w:bCs/>
                <w:noProof/>
                <w:sz w:val="26"/>
                <w:szCs w:val="26"/>
              </w:rPr>
              <mc:AlternateContent>
                <mc:Choice Requires="wps">
                  <w:drawing>
                    <wp:anchor distT="0" distB="0" distL="114300" distR="114300" simplePos="0" relativeHeight="251658240" behindDoc="0" locked="0" layoutInCell="1" allowOverlap="1" wp14:anchorId="11127BF8" wp14:editId="0D2A9A82">
                      <wp:simplePos x="0" y="0"/>
                      <wp:positionH relativeFrom="column">
                        <wp:posOffset>470535</wp:posOffset>
                      </wp:positionH>
                      <wp:positionV relativeFrom="paragraph">
                        <wp:posOffset>28575</wp:posOffset>
                      </wp:positionV>
                      <wp:extent cx="892810" cy="265430"/>
                      <wp:effectExtent l="0" t="0" r="21590" b="20320"/>
                      <wp:wrapNone/>
                      <wp:docPr id="2" name="Oval 2"/>
                      <wp:cNvGraphicFramePr/>
                      <a:graphic xmlns:a="http://schemas.openxmlformats.org/drawingml/2006/main">
                        <a:graphicData uri="http://schemas.microsoft.com/office/word/2010/wordprocessingShape">
                          <wps:wsp>
                            <wps:cNvSpPr/>
                            <wps:spPr>
                              <a:xfrm>
                                <a:off x="0" y="0"/>
                                <a:ext cx="892810" cy="265430"/>
                              </a:xfrm>
                              <a:prstGeom prst="ellipse">
                                <a:avLst/>
                              </a:prstGeom>
                            </wps:spPr>
                            <wps:style>
                              <a:lnRef idx="2">
                                <a:schemeClr val="dk1"/>
                              </a:lnRef>
                              <a:fillRef idx="1">
                                <a:schemeClr val="lt1"/>
                              </a:fillRef>
                              <a:effectRef idx="0">
                                <a:schemeClr val="dk1"/>
                              </a:effectRef>
                              <a:fontRef idx="minor">
                                <a:schemeClr val="dk1"/>
                              </a:fontRef>
                            </wps:style>
                            <wps:txbx>
                              <w:txbxContent>
                                <w:p w14:paraId="0B15D93B" w14:textId="77777777" w:rsidR="00F16134" w:rsidRDefault="00F16134" w:rsidP="00DF5B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27BF8" id="Oval 2" o:spid="_x0000_s1026" style="position:absolute;left:0;text-align:left;margin-left:37.05pt;margin-top:2.25pt;width:70.3pt;height:2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" fillcolor="white [3201]" strokecolor="black [3200]" strokeweight="2pt">
                      <v:textbox>
                        <w:txbxContent>
                          <w:p w14:paraId="0B15D93B" w14:textId="77777777" w:rsidR="00F16134" w:rsidRDefault="00F16134" w:rsidP="00DF5B11">
                            <w:pPr>
                              <w:jc w:val="center"/>
                            </w:pPr>
                          </w:p>
                        </w:txbxContent>
                      </v:textbox>
                    </v:oval>
                  </w:pict>
                </mc:Fallback>
              </mc:AlternateContent>
            </w:r>
          </w:p>
        </w:tc>
        <w:tc>
          <w:tcPr>
            <w:tcW w:w="2940" w:type="dxa"/>
            <w:vAlign w:val="center"/>
          </w:tcPr>
          <w:p w14:paraId="52418F5D" w14:textId="77777777" w:rsidR="00DF5B11" w:rsidRPr="003E245E" w:rsidRDefault="00DF5B11" w:rsidP="00DF5B11">
            <w:pPr>
              <w:ind w:left="-146" w:right="-70"/>
              <w:jc w:val="center"/>
              <w:rPr>
                <w:rFonts w:ascii="Times New Roman" w:hAnsi="Times New Roman" w:cs="Times New Roman"/>
                <w:bCs/>
                <w:sz w:val="26"/>
                <w:szCs w:val="26"/>
              </w:rPr>
            </w:pPr>
            <w:r w:rsidRPr="003E245E">
              <w:rPr>
                <w:rFonts w:ascii="Times New Roman" w:hAnsi="Times New Roman" w:cs="Times New Roman"/>
                <w:bCs/>
                <w:sz w:val="26"/>
                <w:szCs w:val="26"/>
              </w:rPr>
              <w:t>Usecase</w:t>
            </w:r>
          </w:p>
        </w:tc>
      </w:tr>
      <w:tr w:rsidR="00DF5B11" w:rsidRPr="003E245E" w14:paraId="7DDDB1B9" w14:textId="77777777" w:rsidTr="00DF5B11">
        <w:trPr>
          <w:trHeight w:val="772"/>
        </w:trPr>
        <w:tc>
          <w:tcPr>
            <w:tcW w:w="2941" w:type="dxa"/>
            <w:vAlign w:val="center"/>
          </w:tcPr>
          <w:p w14:paraId="1CD8BFBF" w14:textId="77777777" w:rsidR="00DF5B11" w:rsidRPr="003E245E" w:rsidRDefault="00DF5B11" w:rsidP="00DF5B11">
            <w:pPr>
              <w:ind w:left="-146" w:right="-144"/>
              <w:jc w:val="center"/>
              <w:rPr>
                <w:rFonts w:ascii="Times New Roman" w:hAnsi="Times New Roman" w:cs="Times New Roman"/>
                <w:bCs/>
                <w:sz w:val="26"/>
                <w:szCs w:val="26"/>
              </w:rPr>
            </w:pPr>
            <w:r w:rsidRPr="003E245E">
              <w:rPr>
                <w:rFonts w:ascii="Times New Roman" w:hAnsi="Times New Roman" w:cs="Times New Roman"/>
                <w:bCs/>
                <w:sz w:val="26"/>
                <w:szCs w:val="26"/>
              </w:rPr>
              <w:t>3</w:t>
            </w:r>
          </w:p>
        </w:tc>
        <w:tc>
          <w:tcPr>
            <w:tcW w:w="2946" w:type="dxa"/>
            <w:vAlign w:val="center"/>
          </w:tcPr>
          <w:p w14:paraId="4240B62A" w14:textId="77777777" w:rsidR="00DF5B11" w:rsidRPr="003E245E" w:rsidRDefault="00DF5B11" w:rsidP="00DF5B11">
            <w:pPr>
              <w:ind w:left="-146" w:right="-175"/>
              <w:jc w:val="center"/>
              <w:rPr>
                <w:rFonts w:ascii="Times New Roman" w:hAnsi="Times New Roman" w:cs="Times New Roman"/>
                <w:bCs/>
                <w:sz w:val="26"/>
                <w:szCs w:val="26"/>
              </w:rPr>
            </w:pPr>
            <w:r w:rsidRPr="003E245E">
              <w:rPr>
                <w:rFonts w:ascii="Times New Roman" w:hAnsi="Times New Roman" w:cs="Times New Roman"/>
                <w:bCs/>
                <w:noProof/>
                <w:sz w:val="26"/>
                <w:szCs w:val="26"/>
              </w:rPr>
              <mc:AlternateContent>
                <mc:Choice Requires="wps">
                  <w:drawing>
                    <wp:anchor distT="0" distB="0" distL="114300" distR="114300" simplePos="0" relativeHeight="251658241" behindDoc="0" locked="0" layoutInCell="1" allowOverlap="1" wp14:anchorId="367636A8" wp14:editId="701BA52B">
                      <wp:simplePos x="0" y="0"/>
                      <wp:positionH relativeFrom="column">
                        <wp:posOffset>83185</wp:posOffset>
                      </wp:positionH>
                      <wp:positionV relativeFrom="paragraph">
                        <wp:posOffset>5715</wp:posOffset>
                      </wp:positionV>
                      <wp:extent cx="1508760" cy="0"/>
                      <wp:effectExtent l="0" t="76200" r="15240" b="114300"/>
                      <wp:wrapNone/>
                      <wp:docPr id="7" name="Straight Arrow Connector 7"/>
                      <wp:cNvGraphicFramePr/>
                      <a:graphic xmlns:a="http://schemas.openxmlformats.org/drawingml/2006/main">
                        <a:graphicData uri="http://schemas.microsoft.com/office/word/2010/wordprocessingShape">
                          <wps:wsp>
                            <wps:cNvCnPr/>
                            <wps:spPr>
                              <a:xfrm>
                                <a:off x="0" y="0"/>
                                <a:ext cx="15087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10081D" id="_x0000_t32" coordsize="21600,21600" o:spt="32" o:oned="t" path="m,l21600,21600e" filled="f">
                      <v:path arrowok="t" fillok="f" o:connecttype="none"/>
                      <o:lock v:ext="edit" shapetype="t"/>
                    </v:shapetype>
                    <v:shape id="Straight Arrow Connector 7" o:spid="_x0000_s1026" type="#_x0000_t32" style="position:absolute;margin-left:6.55pt;margin-top:.45pt;width:118.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" strokecolor="black [3040]">
                      <v:stroke endarrow="open"/>
                    </v:shape>
                  </w:pict>
                </mc:Fallback>
              </mc:AlternateContent>
            </w:r>
            <w:r w:rsidRPr="003E245E">
              <w:rPr>
                <w:rFonts w:ascii="Times New Roman" w:hAnsi="Times New Roman" w:cs="Times New Roman"/>
                <w:bCs/>
                <w:sz w:val="26"/>
                <w:szCs w:val="26"/>
              </w:rPr>
              <w:t>--------------------------&gt;</w:t>
            </w:r>
          </w:p>
          <w:p w14:paraId="47993071" w14:textId="77777777" w:rsidR="00DF5B11" w:rsidRPr="003E245E" w:rsidRDefault="00DF5B11" w:rsidP="00DF5B11">
            <w:pPr>
              <w:ind w:left="-146" w:right="-175"/>
              <w:jc w:val="center"/>
              <w:rPr>
                <w:rFonts w:ascii="Times New Roman" w:hAnsi="Times New Roman" w:cs="Times New Roman"/>
                <w:bCs/>
                <w:sz w:val="26"/>
                <w:szCs w:val="26"/>
              </w:rPr>
            </w:pPr>
            <w:r w:rsidRPr="003E245E">
              <w:rPr>
                <w:rFonts w:ascii="Times New Roman" w:hAnsi="Times New Roman" w:cs="Times New Roman"/>
                <w:bCs/>
                <w:noProof/>
                <w:sz w:val="26"/>
                <w:szCs w:val="26"/>
              </w:rPr>
              <mc:AlternateContent>
                <mc:Choice Requires="wps">
                  <w:drawing>
                    <wp:anchor distT="0" distB="0" distL="114300" distR="114300" simplePos="0" relativeHeight="251658242" behindDoc="0" locked="0" layoutInCell="1" allowOverlap="1" wp14:anchorId="6F9C502A" wp14:editId="5ABC4AAD">
                      <wp:simplePos x="0" y="0"/>
                      <wp:positionH relativeFrom="column">
                        <wp:posOffset>115570</wp:posOffset>
                      </wp:positionH>
                      <wp:positionV relativeFrom="paragraph">
                        <wp:posOffset>74295</wp:posOffset>
                      </wp:positionV>
                      <wp:extent cx="14763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9952D" id="Straight Connector 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5.85pt" to="125.3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" strokecolor="black [3040]"/>
                  </w:pict>
                </mc:Fallback>
              </mc:AlternateContent>
            </w:r>
          </w:p>
        </w:tc>
        <w:tc>
          <w:tcPr>
            <w:tcW w:w="2940" w:type="dxa"/>
            <w:vAlign w:val="center"/>
          </w:tcPr>
          <w:p w14:paraId="5AE427F4" w14:textId="77777777" w:rsidR="00DF5B11" w:rsidRPr="003E245E" w:rsidRDefault="00DF5B11" w:rsidP="00DF5B11">
            <w:pPr>
              <w:keepNext/>
              <w:ind w:left="-146" w:right="-70"/>
              <w:jc w:val="center"/>
              <w:rPr>
                <w:rFonts w:ascii="Times New Roman" w:hAnsi="Times New Roman" w:cs="Times New Roman"/>
                <w:bCs/>
                <w:sz w:val="26"/>
                <w:szCs w:val="26"/>
              </w:rPr>
            </w:pPr>
            <w:r w:rsidRPr="003E245E">
              <w:rPr>
                <w:rFonts w:ascii="Times New Roman" w:hAnsi="Times New Roman" w:cs="Times New Roman"/>
                <w:bCs/>
                <w:sz w:val="26"/>
                <w:szCs w:val="26"/>
              </w:rPr>
              <w:t>Quan hệ</w:t>
            </w:r>
          </w:p>
        </w:tc>
      </w:tr>
    </w:tbl>
    <w:p w14:paraId="3CF8109A" w14:textId="77777777" w:rsidR="00DF5B11" w:rsidRPr="003E245E" w:rsidRDefault="00DF5B11" w:rsidP="00DF5B11">
      <w:pPr>
        <w:ind w:right="-284"/>
        <w:rPr>
          <w:rFonts w:ascii="Times New Roman" w:hAnsi="Times New Roman" w:cs="Times New Roman"/>
          <w:bCs/>
          <w:sz w:val="26"/>
          <w:szCs w:val="26"/>
        </w:rPr>
      </w:pPr>
    </w:p>
    <w:p w14:paraId="13A1AA4E" w14:textId="77777777" w:rsidR="00DF5B11" w:rsidRPr="003E245E" w:rsidRDefault="00DF5B11" w:rsidP="00DF5B11">
      <w:pPr>
        <w:ind w:right="-284"/>
        <w:jc w:val="both"/>
        <w:rPr>
          <w:rFonts w:ascii="Times New Roman" w:hAnsi="Times New Roman" w:cs="Times New Roman"/>
          <w:bCs/>
          <w:sz w:val="26"/>
          <w:szCs w:val="26"/>
        </w:rPr>
      </w:pPr>
      <w:r w:rsidRPr="003E245E">
        <w:rPr>
          <w:rFonts w:ascii="Times New Roman" w:hAnsi="Times New Roman" w:cs="Times New Roman"/>
          <w:bCs/>
          <w:sz w:val="26"/>
          <w:szCs w:val="26"/>
        </w:rPr>
        <w:t>Từ những chức năng đã có ta có sơ đồ usecase tổng quát.</w:t>
      </w:r>
    </w:p>
    <w:p w14:paraId="19EE3D30" w14:textId="794049A4" w:rsidR="00F337AC" w:rsidRPr="003E245E" w:rsidRDefault="0055664D" w:rsidP="00F337AC">
      <w:pPr>
        <w:keepNext/>
        <w:ind w:right="-284"/>
        <w:jc w:val="cente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32561B54" wp14:editId="59B425F9">
            <wp:extent cx="5220335" cy="4162425"/>
            <wp:effectExtent l="0" t="0" r="0" b="9525"/>
            <wp:docPr id="117392" name="Picture 11739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2" name="tongquat (1).png"/>
                    <pic:cNvPicPr/>
                  </pic:nvPicPr>
                  <pic:blipFill>
                    <a:blip r:embed="rId19">
                      <a:extLst>
                        <a:ext uri="{28A0092B-C50C-407E-A947-70E740481C1C}">
                          <a14:useLocalDpi xmlns:a14="http://schemas.microsoft.com/office/drawing/2010/main" val="0"/>
                        </a:ext>
                      </a:extLst>
                    </a:blip>
                    <a:stretch>
                      <a:fillRect/>
                    </a:stretch>
                  </pic:blipFill>
                  <pic:spPr>
                    <a:xfrm>
                      <a:off x="0" y="0"/>
                      <a:ext cx="5220335" cy="4162425"/>
                    </a:xfrm>
                    <a:prstGeom prst="rect">
                      <a:avLst/>
                    </a:prstGeom>
                  </pic:spPr>
                </pic:pic>
              </a:graphicData>
            </a:graphic>
          </wp:inline>
        </w:drawing>
      </w:r>
    </w:p>
    <w:p w14:paraId="44A0CA50" w14:textId="78E2AE01" w:rsidR="003F1172" w:rsidRPr="003E245E" w:rsidDel="00E26FB6" w:rsidRDefault="00F337AC" w:rsidP="00E52F19">
      <w:pPr>
        <w:jc w:val="center"/>
        <w:rPr>
          <w:del w:id="883" w:author="Hoang Anh" w:date="2020-05-11T14:59:00Z"/>
          <w:rFonts w:ascii="Times New Roman" w:hAnsi="Times New Roman" w:cs="Times New Roman"/>
          <w:bCs/>
          <w:sz w:val="26"/>
          <w:szCs w:val="26"/>
        </w:rPr>
      </w:pPr>
      <w:bookmarkStart w:id="884" w:name="_Toc37241532"/>
      <w:bookmarkStart w:id="885" w:name="_Toc38869513"/>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5</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Usecase Tổng quát</w:t>
      </w:r>
      <w:bookmarkEnd w:id="884"/>
      <w:bookmarkEnd w:id="885"/>
    </w:p>
    <w:p w14:paraId="452BB8DE" w14:textId="77777777" w:rsidR="00DF5B11" w:rsidRPr="003E245E" w:rsidRDefault="00DF5B11">
      <w:pPr>
        <w:jc w:val="center"/>
        <w:rPr>
          <w:rFonts w:ascii="Times New Roman" w:hAnsi="Times New Roman" w:cs="Times New Roman"/>
          <w:bCs/>
          <w:sz w:val="26"/>
          <w:szCs w:val="26"/>
        </w:rPr>
        <w:pPrChange w:id="886" w:author="Hoang Anh" w:date="2020-05-11T14:59:00Z">
          <w:pPr>
            <w:ind w:right="-284"/>
            <w:jc w:val="both"/>
          </w:pPr>
        </w:pPrChange>
      </w:pPr>
    </w:p>
    <w:p w14:paraId="6128F9A1" w14:textId="77777777" w:rsidR="00E26FB6" w:rsidRDefault="00E26FB6">
      <w:pPr>
        <w:rPr>
          <w:ins w:id="887" w:author="Hoang Anh" w:date="2020-05-11T14:59:00Z"/>
          <w:rFonts w:ascii="Times New Roman" w:eastAsiaTheme="majorEastAsia" w:hAnsi="Times New Roman" w:cs="Times New Roman"/>
          <w:b/>
          <w:iCs/>
          <w:sz w:val="26"/>
          <w:szCs w:val="26"/>
        </w:rPr>
      </w:pPr>
      <w:bookmarkStart w:id="888" w:name="_Toc478472739"/>
      <w:bookmarkStart w:id="889" w:name="_Toc478473931"/>
      <w:bookmarkStart w:id="890" w:name="_Toc478474025"/>
      <w:bookmarkStart w:id="891" w:name="_Toc478474090"/>
      <w:bookmarkStart w:id="892" w:name="_Toc478474163"/>
      <w:bookmarkStart w:id="893" w:name="_Toc478474336"/>
      <w:bookmarkStart w:id="894" w:name="_Toc478505517"/>
      <w:ins w:id="895" w:author="Hoang Anh" w:date="2020-05-11T14:59:00Z">
        <w:r>
          <w:rPr>
            <w:rFonts w:ascii="Times New Roman" w:hAnsi="Times New Roman" w:cs="Times New Roman"/>
            <w:bCs/>
            <w:i/>
            <w:sz w:val="26"/>
            <w:szCs w:val="26"/>
          </w:rPr>
          <w:br w:type="page"/>
        </w:r>
      </w:ins>
    </w:p>
    <w:p w14:paraId="59055A14" w14:textId="747FAD51" w:rsidR="00687457" w:rsidRPr="003E245E" w:rsidRDefault="00DF5B11" w:rsidP="00687457">
      <w:pPr>
        <w:pStyle w:val="Heading4"/>
        <w:ind w:right="-284"/>
        <w:rPr>
          <w:rFonts w:ascii="Times New Roman" w:hAnsi="Times New Roman" w:cs="Times New Roman"/>
          <w:bCs w:val="0"/>
          <w:i w:val="0"/>
          <w:color w:val="auto"/>
          <w:sz w:val="26"/>
          <w:szCs w:val="26"/>
        </w:rPr>
      </w:pPr>
      <w:r w:rsidRPr="003E245E">
        <w:rPr>
          <w:rFonts w:ascii="Times New Roman" w:hAnsi="Times New Roman" w:cs="Times New Roman"/>
          <w:bCs w:val="0"/>
          <w:i w:val="0"/>
          <w:color w:val="auto"/>
          <w:sz w:val="26"/>
          <w:szCs w:val="26"/>
        </w:rPr>
        <w:lastRenderedPageBreak/>
        <w:t>3.1.2.1 Actor</w:t>
      </w:r>
      <w:bookmarkEnd w:id="888"/>
      <w:bookmarkEnd w:id="889"/>
      <w:bookmarkEnd w:id="890"/>
      <w:bookmarkEnd w:id="891"/>
      <w:bookmarkEnd w:id="892"/>
      <w:bookmarkEnd w:id="893"/>
      <w:bookmarkEnd w:id="894"/>
    </w:p>
    <w:p w14:paraId="3D149077" w14:textId="2AFF5421" w:rsidR="00DF5B11" w:rsidRPr="003E245E" w:rsidRDefault="00DF5B11" w:rsidP="00395F54">
      <w:pPr>
        <w:pStyle w:val="ListParagraph"/>
        <w:numPr>
          <w:ilvl w:val="0"/>
          <w:numId w:val="1"/>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 xml:space="preserve">Quản lý </w:t>
      </w:r>
      <w:r w:rsidR="00687457" w:rsidRPr="003E245E">
        <w:rPr>
          <w:rFonts w:ascii="Times New Roman" w:hAnsi="Times New Roman" w:cs="Times New Roman"/>
          <w:bCs/>
          <w:sz w:val="26"/>
          <w:szCs w:val="26"/>
        </w:rPr>
        <w:t>Học bổng</w:t>
      </w:r>
    </w:p>
    <w:p w14:paraId="72EC2779" w14:textId="77777777" w:rsidR="003F1172" w:rsidRPr="003E245E" w:rsidRDefault="00687457" w:rsidP="003F1172">
      <w:pPr>
        <w:pStyle w:val="ListParagraph"/>
        <w:keepNext/>
        <w:ind w:left="0" w:right="-284"/>
        <w:jc w:val="both"/>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524E4F33" wp14:editId="5AB4470B">
            <wp:extent cx="5220335" cy="3549015"/>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hocbong (2).png"/>
                    <pic:cNvPicPr/>
                  </pic:nvPicPr>
                  <pic:blipFill>
                    <a:blip r:embed="rId20">
                      <a:extLst>
                        <a:ext uri="{28A0092B-C50C-407E-A947-70E740481C1C}">
                          <a14:useLocalDpi xmlns:a14="http://schemas.microsoft.com/office/drawing/2010/main" val="0"/>
                        </a:ext>
                      </a:extLst>
                    </a:blip>
                    <a:stretch>
                      <a:fillRect/>
                    </a:stretch>
                  </pic:blipFill>
                  <pic:spPr>
                    <a:xfrm>
                      <a:off x="0" y="0"/>
                      <a:ext cx="5220335" cy="3549015"/>
                    </a:xfrm>
                    <a:prstGeom prst="rect">
                      <a:avLst/>
                    </a:prstGeom>
                  </pic:spPr>
                </pic:pic>
              </a:graphicData>
            </a:graphic>
          </wp:inline>
        </w:drawing>
      </w:r>
    </w:p>
    <w:p w14:paraId="17AC9B51" w14:textId="34E08BCF" w:rsidR="00DF5B11" w:rsidRDefault="00F337AC" w:rsidP="00E52F19">
      <w:pPr>
        <w:jc w:val="center"/>
        <w:rPr>
          <w:rFonts w:ascii="Times New Roman" w:hAnsi="Times New Roman" w:cs="Times New Roman"/>
          <w:bCs/>
          <w:sz w:val="26"/>
          <w:szCs w:val="26"/>
        </w:rPr>
      </w:pPr>
      <w:bookmarkStart w:id="896" w:name="_Toc37241533"/>
      <w:bookmarkStart w:id="897" w:name="_Toc38869514"/>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6</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phân rã Usecase Quản lý học bổng.</w:t>
      </w:r>
      <w:bookmarkEnd w:id="896"/>
      <w:bookmarkEnd w:id="897"/>
    </w:p>
    <w:p w14:paraId="16C5CFD7" w14:textId="084D6757" w:rsidR="005E7B52" w:rsidRPr="003E245E" w:rsidRDefault="005E7B52" w:rsidP="005E7B52">
      <w:pPr>
        <w:pStyle w:val="ListParagraph"/>
        <w:numPr>
          <w:ilvl w:val="0"/>
          <w:numId w:val="1"/>
        </w:numPr>
        <w:spacing w:after="160" w:line="256" w:lineRule="auto"/>
        <w:ind w:left="0" w:right="-284"/>
        <w:jc w:val="both"/>
        <w:rPr>
          <w:rFonts w:ascii="Times New Roman" w:hAnsi="Times New Roman" w:cs="Times New Roman"/>
          <w:bCs/>
          <w:sz w:val="26"/>
          <w:szCs w:val="26"/>
        </w:rPr>
      </w:pPr>
      <w:r>
        <w:rPr>
          <w:rFonts w:ascii="Times New Roman" w:hAnsi="Times New Roman" w:cs="Times New Roman"/>
          <w:bCs/>
          <w:sz w:val="26"/>
          <w:szCs w:val="26"/>
        </w:rPr>
        <w:t>Quản lý thông báo</w:t>
      </w:r>
    </w:p>
    <w:p w14:paraId="033E7577" w14:textId="77777777" w:rsidR="005E7B52" w:rsidRDefault="005E7B52" w:rsidP="005E7B52">
      <w:pPr>
        <w:keepNext/>
      </w:pPr>
      <w:r>
        <w:rPr>
          <w:rFonts w:ascii="Times New Roman" w:hAnsi="Times New Roman" w:cs="Times New Roman"/>
          <w:bCs/>
          <w:noProof/>
          <w:sz w:val="26"/>
          <w:szCs w:val="26"/>
        </w:rPr>
        <w:drawing>
          <wp:inline distT="0" distB="0" distL="0" distR="0" wp14:anchorId="5B0AD7C6" wp14:editId="55B82B35">
            <wp:extent cx="5220335" cy="36912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thongbao.png"/>
                    <pic:cNvPicPr/>
                  </pic:nvPicPr>
                  <pic:blipFill>
                    <a:blip r:embed="rId21">
                      <a:extLst>
                        <a:ext uri="{28A0092B-C50C-407E-A947-70E740481C1C}">
                          <a14:useLocalDpi xmlns:a14="http://schemas.microsoft.com/office/drawing/2010/main" val="0"/>
                        </a:ext>
                      </a:extLst>
                    </a:blip>
                    <a:stretch>
                      <a:fillRect/>
                    </a:stretch>
                  </pic:blipFill>
                  <pic:spPr>
                    <a:xfrm>
                      <a:off x="0" y="0"/>
                      <a:ext cx="5220335" cy="3691255"/>
                    </a:xfrm>
                    <a:prstGeom prst="rect">
                      <a:avLst/>
                    </a:prstGeom>
                  </pic:spPr>
                </pic:pic>
              </a:graphicData>
            </a:graphic>
          </wp:inline>
        </w:drawing>
      </w:r>
    </w:p>
    <w:p w14:paraId="1A76DAF9" w14:textId="136ED5A7" w:rsidR="005E7B52" w:rsidRPr="005E7B52" w:rsidRDefault="005E7B52" w:rsidP="005E7B52">
      <w:pPr>
        <w:pStyle w:val="Caption"/>
        <w:jc w:val="center"/>
        <w:rPr>
          <w:rFonts w:ascii="Times New Roman" w:hAnsi="Times New Roman" w:cs="Times New Roman"/>
          <w:i w:val="0"/>
          <w:iCs w:val="0"/>
          <w:color w:val="000000" w:themeColor="text1"/>
          <w:sz w:val="26"/>
          <w:szCs w:val="26"/>
        </w:rPr>
      </w:pPr>
      <w:bookmarkStart w:id="898" w:name="_Toc38869515"/>
      <w:r w:rsidRPr="005E7B52">
        <w:rPr>
          <w:rFonts w:ascii="Times New Roman" w:hAnsi="Times New Roman" w:cs="Times New Roman"/>
          <w:i w:val="0"/>
          <w:iCs w:val="0"/>
          <w:color w:val="000000" w:themeColor="text1"/>
          <w:sz w:val="26"/>
          <w:szCs w:val="26"/>
        </w:rPr>
        <w:t xml:space="preserve">Hình </w:t>
      </w:r>
      <w:r w:rsidRPr="005E7B52">
        <w:rPr>
          <w:rFonts w:ascii="Times New Roman" w:hAnsi="Times New Roman" w:cs="Times New Roman"/>
          <w:i w:val="0"/>
          <w:iCs w:val="0"/>
          <w:color w:val="000000" w:themeColor="text1"/>
          <w:sz w:val="26"/>
          <w:szCs w:val="26"/>
        </w:rPr>
        <w:fldChar w:fldCharType="begin"/>
      </w:r>
      <w:r w:rsidRPr="005E7B52">
        <w:rPr>
          <w:rFonts w:ascii="Times New Roman" w:hAnsi="Times New Roman" w:cs="Times New Roman"/>
          <w:i w:val="0"/>
          <w:iCs w:val="0"/>
          <w:color w:val="000000" w:themeColor="text1"/>
          <w:sz w:val="26"/>
          <w:szCs w:val="26"/>
        </w:rPr>
        <w:instrText xml:space="preserve"> SEQ Hình \* ARABIC </w:instrText>
      </w:r>
      <w:r w:rsidRPr="005E7B52">
        <w:rPr>
          <w:rFonts w:ascii="Times New Roman" w:hAnsi="Times New Roman" w:cs="Times New Roman"/>
          <w:i w:val="0"/>
          <w:iCs w:val="0"/>
          <w:color w:val="000000" w:themeColor="text1"/>
          <w:sz w:val="26"/>
          <w:szCs w:val="26"/>
        </w:rPr>
        <w:fldChar w:fldCharType="separate"/>
      </w:r>
      <w:r w:rsidR="003A460B">
        <w:rPr>
          <w:rFonts w:ascii="Times New Roman" w:hAnsi="Times New Roman" w:cs="Times New Roman"/>
          <w:i w:val="0"/>
          <w:iCs w:val="0"/>
          <w:noProof/>
          <w:color w:val="000000" w:themeColor="text1"/>
          <w:sz w:val="26"/>
          <w:szCs w:val="26"/>
        </w:rPr>
        <w:t>7</w:t>
      </w:r>
      <w:r w:rsidRPr="005E7B52">
        <w:rPr>
          <w:rFonts w:ascii="Times New Roman" w:hAnsi="Times New Roman" w:cs="Times New Roman"/>
          <w:i w:val="0"/>
          <w:iCs w:val="0"/>
          <w:color w:val="000000" w:themeColor="text1"/>
          <w:sz w:val="26"/>
          <w:szCs w:val="26"/>
        </w:rPr>
        <w:fldChar w:fldCharType="end"/>
      </w:r>
      <w:r w:rsidRPr="005E7B52">
        <w:rPr>
          <w:rFonts w:ascii="Times New Roman" w:hAnsi="Times New Roman" w:cs="Times New Roman"/>
          <w:i w:val="0"/>
          <w:iCs w:val="0"/>
          <w:color w:val="000000" w:themeColor="text1"/>
          <w:sz w:val="26"/>
          <w:szCs w:val="26"/>
        </w:rPr>
        <w:t>. Sơ đồ phân rã Usecase Quản lý thông báo học bổng.</w:t>
      </w:r>
      <w:bookmarkEnd w:id="898"/>
    </w:p>
    <w:p w14:paraId="53CF29F2" w14:textId="577261BF" w:rsidR="00DF5B11" w:rsidRPr="003E245E" w:rsidRDefault="002D2487" w:rsidP="00395F54">
      <w:pPr>
        <w:pStyle w:val="ListParagraph"/>
        <w:numPr>
          <w:ilvl w:val="0"/>
          <w:numId w:val="1"/>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lastRenderedPageBreak/>
        <w:t>Trao học bổng</w:t>
      </w:r>
    </w:p>
    <w:p w14:paraId="638DE0BD" w14:textId="77777777" w:rsidR="003F1172" w:rsidRPr="003E245E" w:rsidRDefault="002D2487" w:rsidP="003F1172">
      <w:pPr>
        <w:pStyle w:val="ListParagraph"/>
        <w:keepNext/>
        <w:ind w:left="0" w:right="-284"/>
        <w:jc w:val="both"/>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64E693F8" wp14:editId="56B08023">
            <wp:extent cx="5220335" cy="2202180"/>
            <wp:effectExtent l="0" t="0" r="0" b="762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TraoHB.png"/>
                    <pic:cNvPicPr/>
                  </pic:nvPicPr>
                  <pic:blipFill>
                    <a:blip r:embed="rId22">
                      <a:extLst>
                        <a:ext uri="{28A0092B-C50C-407E-A947-70E740481C1C}">
                          <a14:useLocalDpi xmlns:a14="http://schemas.microsoft.com/office/drawing/2010/main" val="0"/>
                        </a:ext>
                      </a:extLst>
                    </a:blip>
                    <a:stretch>
                      <a:fillRect/>
                    </a:stretch>
                  </pic:blipFill>
                  <pic:spPr>
                    <a:xfrm>
                      <a:off x="0" y="0"/>
                      <a:ext cx="5220335" cy="2202180"/>
                    </a:xfrm>
                    <a:prstGeom prst="rect">
                      <a:avLst/>
                    </a:prstGeom>
                  </pic:spPr>
                </pic:pic>
              </a:graphicData>
            </a:graphic>
          </wp:inline>
        </w:drawing>
      </w:r>
    </w:p>
    <w:p w14:paraId="1FA83058" w14:textId="5906CFC4" w:rsidR="00DF5B11" w:rsidRPr="003E245E" w:rsidRDefault="00F337AC" w:rsidP="00E52F19">
      <w:pPr>
        <w:jc w:val="center"/>
        <w:rPr>
          <w:rFonts w:ascii="Times New Roman" w:hAnsi="Times New Roman" w:cs="Times New Roman"/>
          <w:bCs/>
          <w:sz w:val="26"/>
          <w:szCs w:val="26"/>
        </w:rPr>
      </w:pPr>
      <w:bookmarkStart w:id="899" w:name="_Toc37241534"/>
      <w:bookmarkStart w:id="900" w:name="_Toc38869516"/>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8</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phân rã Usecase Trao học bổng.</w:t>
      </w:r>
      <w:bookmarkEnd w:id="899"/>
      <w:bookmarkEnd w:id="900"/>
    </w:p>
    <w:p w14:paraId="22FF9F37" w14:textId="77777777" w:rsidR="0057673D" w:rsidRPr="003E245E" w:rsidRDefault="0057673D" w:rsidP="0057673D">
      <w:pPr>
        <w:rPr>
          <w:rFonts w:ascii="Times New Roman" w:hAnsi="Times New Roman" w:cs="Times New Roman"/>
          <w:bCs/>
          <w:sz w:val="26"/>
          <w:szCs w:val="26"/>
        </w:rPr>
      </w:pPr>
    </w:p>
    <w:p w14:paraId="438BCCCF" w14:textId="762A552A" w:rsidR="00DF5B11" w:rsidRPr="003E245E" w:rsidRDefault="002D2487" w:rsidP="00395F54">
      <w:pPr>
        <w:pStyle w:val="ListParagraph"/>
        <w:numPr>
          <w:ilvl w:val="0"/>
          <w:numId w:val="1"/>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Thống kê</w:t>
      </w:r>
    </w:p>
    <w:p w14:paraId="54FBEE74" w14:textId="77777777" w:rsidR="003F1172" w:rsidRPr="003E245E" w:rsidRDefault="002D2487" w:rsidP="003F1172">
      <w:pPr>
        <w:pStyle w:val="ListParagraph"/>
        <w:keepNext/>
        <w:ind w:left="0" w:right="-284"/>
        <w:jc w:val="both"/>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6C7C6BD9" wp14:editId="5A2CA6D6">
            <wp:extent cx="5153025" cy="2486025"/>
            <wp:effectExtent l="0" t="0" r="9525" b="9525"/>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Thongke.png"/>
                    <pic:cNvPicPr/>
                  </pic:nvPicPr>
                  <pic:blipFill>
                    <a:blip r:embed="rId23">
                      <a:extLst>
                        <a:ext uri="{28A0092B-C50C-407E-A947-70E740481C1C}">
                          <a14:useLocalDpi xmlns:a14="http://schemas.microsoft.com/office/drawing/2010/main" val="0"/>
                        </a:ext>
                      </a:extLst>
                    </a:blip>
                    <a:stretch>
                      <a:fillRect/>
                    </a:stretch>
                  </pic:blipFill>
                  <pic:spPr>
                    <a:xfrm>
                      <a:off x="0" y="0"/>
                      <a:ext cx="5153025" cy="2486025"/>
                    </a:xfrm>
                    <a:prstGeom prst="rect">
                      <a:avLst/>
                    </a:prstGeom>
                  </pic:spPr>
                </pic:pic>
              </a:graphicData>
            </a:graphic>
          </wp:inline>
        </w:drawing>
      </w:r>
    </w:p>
    <w:p w14:paraId="585E73DF" w14:textId="4AEB31B2" w:rsidR="0057673D" w:rsidRPr="003E245E" w:rsidRDefault="00F337AC" w:rsidP="00E52F19">
      <w:pPr>
        <w:jc w:val="center"/>
        <w:rPr>
          <w:rFonts w:ascii="Times New Roman" w:hAnsi="Times New Roman" w:cs="Times New Roman"/>
          <w:bCs/>
          <w:sz w:val="26"/>
          <w:szCs w:val="26"/>
        </w:rPr>
      </w:pPr>
      <w:bookmarkStart w:id="901" w:name="_Toc37241535"/>
      <w:bookmarkStart w:id="902" w:name="_Toc38869517"/>
      <w:bookmarkStart w:id="903" w:name="_Toc478472740"/>
      <w:bookmarkStart w:id="904" w:name="_Toc478473932"/>
      <w:bookmarkStart w:id="905" w:name="_Toc478474026"/>
      <w:bookmarkStart w:id="906" w:name="_Toc478474091"/>
      <w:bookmarkStart w:id="907" w:name="_Toc478474164"/>
      <w:bookmarkStart w:id="908" w:name="_Toc478474337"/>
      <w:bookmarkStart w:id="909" w:name="_Toc478474472"/>
      <w:bookmarkStart w:id="910" w:name="_Toc478505518"/>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9</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phân rã Usecase Thống kê</w:t>
      </w:r>
      <w:bookmarkEnd w:id="901"/>
      <w:bookmarkEnd w:id="902"/>
    </w:p>
    <w:p w14:paraId="3A900435" w14:textId="77777777" w:rsidR="0057673D" w:rsidRPr="003E245E" w:rsidRDefault="0057673D" w:rsidP="00DF5B11">
      <w:pPr>
        <w:pStyle w:val="ListParagraph"/>
        <w:ind w:left="0" w:right="-284"/>
        <w:jc w:val="both"/>
        <w:outlineLvl w:val="2"/>
        <w:rPr>
          <w:rFonts w:ascii="Times New Roman" w:hAnsi="Times New Roman" w:cs="Times New Roman"/>
          <w:bCs/>
          <w:sz w:val="26"/>
          <w:szCs w:val="26"/>
        </w:rPr>
      </w:pPr>
    </w:p>
    <w:p w14:paraId="53459C30" w14:textId="759992A3" w:rsidR="0057673D" w:rsidRPr="003E245E" w:rsidRDefault="00DF5B11" w:rsidP="00F6752D">
      <w:pPr>
        <w:pStyle w:val="ListParagraph"/>
        <w:ind w:left="0" w:right="-284"/>
        <w:jc w:val="both"/>
        <w:outlineLvl w:val="2"/>
        <w:rPr>
          <w:rFonts w:ascii="Times New Roman" w:hAnsi="Times New Roman" w:cs="Times New Roman"/>
          <w:b/>
          <w:sz w:val="26"/>
          <w:szCs w:val="26"/>
        </w:rPr>
      </w:pPr>
      <w:bookmarkStart w:id="911" w:name="_Toc478590125"/>
      <w:bookmarkStart w:id="912" w:name="_Toc40075663"/>
      <w:r w:rsidRPr="003E245E">
        <w:rPr>
          <w:rFonts w:ascii="Times New Roman" w:hAnsi="Times New Roman" w:cs="Times New Roman"/>
          <w:b/>
          <w:sz w:val="26"/>
          <w:szCs w:val="26"/>
        </w:rPr>
        <w:t>3.1.3 Đặt tả Usecase</w:t>
      </w:r>
      <w:bookmarkStart w:id="913" w:name="_Toc478472741"/>
      <w:bookmarkStart w:id="914" w:name="_Toc478473933"/>
      <w:bookmarkStart w:id="915" w:name="_Toc478474027"/>
      <w:bookmarkStart w:id="916" w:name="_Toc478474092"/>
      <w:bookmarkStart w:id="917" w:name="_Toc478474165"/>
      <w:bookmarkStart w:id="918" w:name="_Toc478474338"/>
      <w:bookmarkStart w:id="919" w:name="_Toc478505519"/>
      <w:bookmarkEnd w:id="903"/>
      <w:bookmarkEnd w:id="904"/>
      <w:bookmarkEnd w:id="905"/>
      <w:bookmarkEnd w:id="906"/>
      <w:bookmarkEnd w:id="907"/>
      <w:bookmarkEnd w:id="908"/>
      <w:bookmarkEnd w:id="909"/>
      <w:bookmarkEnd w:id="910"/>
      <w:bookmarkEnd w:id="911"/>
      <w:bookmarkEnd w:id="912"/>
      <w:r w:rsidR="0057673D" w:rsidRPr="003E245E">
        <w:rPr>
          <w:rFonts w:ascii="Times New Roman" w:hAnsi="Times New Roman" w:cs="Times New Roman"/>
          <w:b/>
          <w:sz w:val="26"/>
          <w:szCs w:val="26"/>
        </w:rPr>
        <w:t xml:space="preserve"> </w:t>
      </w:r>
      <w:bookmarkEnd w:id="913"/>
      <w:bookmarkEnd w:id="914"/>
      <w:bookmarkEnd w:id="915"/>
      <w:bookmarkEnd w:id="916"/>
      <w:bookmarkEnd w:id="917"/>
      <w:bookmarkEnd w:id="918"/>
      <w:bookmarkEnd w:id="919"/>
    </w:p>
    <w:p w14:paraId="3085D22D" w14:textId="2F92FD5B" w:rsidR="0057673D" w:rsidRPr="003E245E" w:rsidRDefault="00F337AC" w:rsidP="00E52F19">
      <w:pPr>
        <w:jc w:val="center"/>
        <w:rPr>
          <w:rFonts w:ascii="Times New Roman" w:hAnsi="Times New Roman" w:cs="Times New Roman"/>
          <w:bCs/>
          <w:sz w:val="26"/>
          <w:szCs w:val="26"/>
        </w:rPr>
      </w:pPr>
      <w:bookmarkStart w:id="920" w:name="_Toc37241632"/>
      <w:r w:rsidRPr="003E245E">
        <w:rPr>
          <w:rFonts w:ascii="Times New Roman" w:hAnsi="Times New Roman" w:cs="Times New Roman"/>
          <w:bCs/>
          <w:sz w:val="26"/>
          <w:szCs w:val="26"/>
        </w:rPr>
        <w:t xml:space="preserve">Bảng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Bảng \* ARABIC </w:instrText>
      </w:r>
      <w:r w:rsidR="00101636" w:rsidRPr="003E245E">
        <w:rPr>
          <w:rFonts w:ascii="Times New Roman" w:hAnsi="Times New Roman" w:cs="Times New Roman"/>
          <w:bCs/>
          <w:sz w:val="26"/>
          <w:szCs w:val="26"/>
        </w:rPr>
        <w:fldChar w:fldCharType="separate"/>
      </w:r>
      <w:r w:rsidRPr="003E245E">
        <w:rPr>
          <w:rFonts w:ascii="Times New Roman" w:hAnsi="Times New Roman" w:cs="Times New Roman"/>
          <w:bCs/>
          <w:noProof/>
          <w:sz w:val="26"/>
          <w:szCs w:val="26"/>
        </w:rPr>
        <w:t>2</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.Mô tả Usecase Đăng nhập.</w:t>
      </w:r>
      <w:bookmarkEnd w:id="920"/>
    </w:p>
    <w:tbl>
      <w:tblPr>
        <w:tblStyle w:val="TableGrid"/>
        <w:tblpPr w:leftFromText="180" w:rightFromText="180" w:vertAnchor="text" w:tblpY="1"/>
        <w:tblOverlap w:val="never"/>
        <w:tblW w:w="8897" w:type="dxa"/>
        <w:tblLook w:val="04A0" w:firstRow="1" w:lastRow="0" w:firstColumn="1" w:lastColumn="0" w:noHBand="0" w:noVBand="1"/>
      </w:tblPr>
      <w:tblGrid>
        <w:gridCol w:w="4644"/>
        <w:gridCol w:w="4253"/>
      </w:tblGrid>
      <w:tr w:rsidR="0057673D" w:rsidRPr="003E245E" w14:paraId="4382C0C8" w14:textId="77777777" w:rsidTr="004E3DD2">
        <w:trPr>
          <w:trHeight w:val="412"/>
        </w:trPr>
        <w:tc>
          <w:tcPr>
            <w:tcW w:w="4644" w:type="dxa"/>
            <w:vAlign w:val="center"/>
          </w:tcPr>
          <w:p w14:paraId="18DCE20A" w14:textId="77777777" w:rsidR="0057673D" w:rsidRPr="003E245E" w:rsidRDefault="0057673D">
            <w:pPr>
              <w:pStyle w:val="ListParagraph"/>
              <w:ind w:left="0"/>
              <w:jc w:val="both"/>
              <w:rPr>
                <w:rFonts w:ascii="Times New Roman" w:hAnsi="Times New Roman" w:cs="Times New Roman"/>
                <w:bCs/>
                <w:sz w:val="26"/>
                <w:szCs w:val="26"/>
              </w:rPr>
              <w:pPrChange w:id="921"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 xml:space="preserve">Tên usecase: Đăng nhập </w:t>
            </w:r>
          </w:p>
        </w:tc>
        <w:tc>
          <w:tcPr>
            <w:tcW w:w="4253" w:type="dxa"/>
            <w:vAlign w:val="center"/>
          </w:tcPr>
          <w:p w14:paraId="6CD85D5E" w14:textId="77777777" w:rsidR="0057673D" w:rsidRPr="003E245E" w:rsidRDefault="0057673D">
            <w:pPr>
              <w:pStyle w:val="ListParagraph"/>
              <w:ind w:left="0"/>
              <w:jc w:val="both"/>
              <w:rPr>
                <w:rFonts w:ascii="Times New Roman" w:hAnsi="Times New Roman" w:cs="Times New Roman"/>
                <w:bCs/>
                <w:sz w:val="26"/>
                <w:szCs w:val="26"/>
              </w:rPr>
              <w:pPrChange w:id="922"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ID: UC1</w:t>
            </w:r>
          </w:p>
        </w:tc>
      </w:tr>
      <w:tr w:rsidR="0057673D" w:rsidRPr="003E245E" w14:paraId="620E7F85" w14:textId="77777777" w:rsidTr="004E3DD2">
        <w:trPr>
          <w:trHeight w:val="412"/>
        </w:trPr>
        <w:tc>
          <w:tcPr>
            <w:tcW w:w="4644" w:type="dxa"/>
            <w:vAlign w:val="center"/>
          </w:tcPr>
          <w:p w14:paraId="0A2A8636" w14:textId="77777777" w:rsidR="0057673D" w:rsidRPr="003E245E" w:rsidRDefault="0057673D">
            <w:pPr>
              <w:pStyle w:val="ListParagraph"/>
              <w:ind w:left="0"/>
              <w:jc w:val="both"/>
              <w:rPr>
                <w:rFonts w:ascii="Times New Roman" w:hAnsi="Times New Roman" w:cs="Times New Roman"/>
                <w:bCs/>
                <w:sz w:val="26"/>
                <w:szCs w:val="26"/>
              </w:rPr>
              <w:pPrChange w:id="923"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Tác nhân chính: Người dùng</w:t>
            </w:r>
          </w:p>
        </w:tc>
        <w:tc>
          <w:tcPr>
            <w:tcW w:w="4253" w:type="dxa"/>
            <w:vAlign w:val="center"/>
          </w:tcPr>
          <w:p w14:paraId="1C6B7905" w14:textId="77777777" w:rsidR="0057673D" w:rsidRPr="003E245E" w:rsidRDefault="0057673D">
            <w:pPr>
              <w:pStyle w:val="ListParagraph"/>
              <w:ind w:left="0"/>
              <w:jc w:val="both"/>
              <w:rPr>
                <w:rFonts w:ascii="Times New Roman" w:hAnsi="Times New Roman" w:cs="Times New Roman"/>
                <w:bCs/>
                <w:sz w:val="26"/>
                <w:szCs w:val="26"/>
              </w:rPr>
              <w:pPrChange w:id="924"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Kiểu:  Chi tiết</w:t>
            </w:r>
          </w:p>
        </w:tc>
      </w:tr>
      <w:tr w:rsidR="0057673D" w:rsidRPr="003E245E" w14:paraId="7A29FBEB" w14:textId="77777777" w:rsidTr="0057673D">
        <w:trPr>
          <w:trHeight w:val="800"/>
        </w:trPr>
        <w:tc>
          <w:tcPr>
            <w:tcW w:w="8897" w:type="dxa"/>
            <w:gridSpan w:val="2"/>
            <w:vAlign w:val="center"/>
          </w:tcPr>
          <w:p w14:paraId="613EEED3" w14:textId="77777777" w:rsidR="0057673D" w:rsidRPr="003E245E" w:rsidRDefault="0057673D">
            <w:pPr>
              <w:pStyle w:val="ListParagraph"/>
              <w:ind w:left="0"/>
              <w:jc w:val="both"/>
              <w:rPr>
                <w:rFonts w:ascii="Times New Roman" w:hAnsi="Times New Roman" w:cs="Times New Roman"/>
                <w:bCs/>
                <w:sz w:val="26"/>
                <w:szCs w:val="26"/>
              </w:rPr>
              <w:pPrChange w:id="925"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Những người tham gia:</w:t>
            </w:r>
          </w:p>
          <w:p w14:paraId="465D08DE" w14:textId="77777777" w:rsidR="0057673D" w:rsidRPr="003E245E" w:rsidRDefault="0057673D">
            <w:pPr>
              <w:pStyle w:val="ListParagraph"/>
              <w:numPr>
                <w:ilvl w:val="0"/>
                <w:numId w:val="1"/>
              </w:numPr>
              <w:ind w:left="0"/>
              <w:jc w:val="both"/>
              <w:rPr>
                <w:rFonts w:ascii="Times New Roman" w:hAnsi="Times New Roman" w:cs="Times New Roman"/>
                <w:bCs/>
                <w:sz w:val="26"/>
                <w:szCs w:val="26"/>
              </w:rPr>
              <w:pPrChange w:id="926" w:author="Truong Viet" w:date="2020-05-14T00:43:00Z">
                <w:pPr>
                  <w:pStyle w:val="ListParagraph"/>
                  <w:framePr w:hSpace="180" w:wrap="around" w:vAnchor="text" w:hAnchor="text" w:y="1"/>
                  <w:numPr>
                    <w:numId w:val="1"/>
                  </w:numPr>
                  <w:ind w:left="0" w:hanging="360"/>
                  <w:suppressOverlap/>
                </w:pPr>
              </w:pPrChange>
            </w:pPr>
            <w:r w:rsidRPr="003E245E">
              <w:rPr>
                <w:rFonts w:ascii="Times New Roman" w:hAnsi="Times New Roman" w:cs="Times New Roman"/>
                <w:bCs/>
                <w:sz w:val="26"/>
                <w:szCs w:val="26"/>
              </w:rPr>
              <w:t>Tất cả người dùng đã có tài khoản của hệ thống đều thực hiện được chức năng này.</w:t>
            </w:r>
          </w:p>
        </w:tc>
      </w:tr>
      <w:tr w:rsidR="0057673D" w:rsidRPr="003E245E" w14:paraId="7212B752" w14:textId="77777777" w:rsidTr="0057673D">
        <w:trPr>
          <w:trHeight w:val="966"/>
        </w:trPr>
        <w:tc>
          <w:tcPr>
            <w:tcW w:w="8897" w:type="dxa"/>
            <w:gridSpan w:val="2"/>
            <w:vAlign w:val="center"/>
          </w:tcPr>
          <w:p w14:paraId="37B26D51" w14:textId="77777777" w:rsidR="0057673D" w:rsidRPr="003E245E" w:rsidRDefault="0057673D">
            <w:pPr>
              <w:pStyle w:val="ListParagraph"/>
              <w:ind w:left="0"/>
              <w:jc w:val="both"/>
              <w:rPr>
                <w:rFonts w:ascii="Times New Roman" w:hAnsi="Times New Roman" w:cs="Times New Roman"/>
                <w:bCs/>
                <w:sz w:val="26"/>
                <w:szCs w:val="26"/>
              </w:rPr>
              <w:pPrChange w:id="927"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Mô tả ngắn gọn:</w:t>
            </w:r>
          </w:p>
          <w:p w14:paraId="53189B82" w14:textId="77777777" w:rsidR="0057673D" w:rsidRPr="003E245E" w:rsidRDefault="0057673D">
            <w:pPr>
              <w:pStyle w:val="ListParagraph"/>
              <w:numPr>
                <w:ilvl w:val="0"/>
                <w:numId w:val="1"/>
              </w:numPr>
              <w:spacing w:line="256" w:lineRule="auto"/>
              <w:ind w:left="0"/>
              <w:jc w:val="both"/>
              <w:rPr>
                <w:rFonts w:ascii="Times New Roman" w:hAnsi="Times New Roman" w:cs="Times New Roman"/>
                <w:bCs/>
                <w:sz w:val="26"/>
                <w:szCs w:val="26"/>
              </w:rPr>
              <w:pPrChange w:id="928" w:author="Truong Viet" w:date="2020-05-14T00:43:00Z">
                <w:pPr>
                  <w:pStyle w:val="ListParagraph"/>
                  <w:framePr w:hSpace="180" w:wrap="around" w:vAnchor="text" w:hAnchor="text" w:y="1"/>
                  <w:numPr>
                    <w:numId w:val="1"/>
                  </w:numPr>
                  <w:spacing w:line="256" w:lineRule="auto"/>
                  <w:ind w:left="0" w:hanging="360"/>
                  <w:suppressOverlap/>
                </w:pPr>
              </w:pPrChange>
            </w:pPr>
            <w:r w:rsidRPr="003E245E">
              <w:rPr>
                <w:rFonts w:ascii="Times New Roman" w:hAnsi="Times New Roman" w:cs="Times New Roman"/>
                <w:bCs/>
                <w:sz w:val="26"/>
                <w:szCs w:val="26"/>
              </w:rPr>
              <w:t>Usecase này mô tả cách thức người dùng đăng nhập vào hệ thống.</w:t>
            </w:r>
          </w:p>
        </w:tc>
      </w:tr>
      <w:tr w:rsidR="0057673D" w:rsidRPr="003E245E" w14:paraId="765A1BE9" w14:textId="77777777" w:rsidTr="0057673D">
        <w:trPr>
          <w:trHeight w:val="683"/>
        </w:trPr>
        <w:tc>
          <w:tcPr>
            <w:tcW w:w="8897" w:type="dxa"/>
            <w:gridSpan w:val="2"/>
            <w:vAlign w:val="center"/>
          </w:tcPr>
          <w:p w14:paraId="530FB09C" w14:textId="77777777" w:rsidR="0057673D" w:rsidRPr="003E245E" w:rsidRDefault="0057673D">
            <w:pPr>
              <w:pStyle w:val="ListParagraph"/>
              <w:ind w:left="0"/>
              <w:jc w:val="both"/>
              <w:rPr>
                <w:rFonts w:ascii="Times New Roman" w:hAnsi="Times New Roman" w:cs="Times New Roman"/>
                <w:bCs/>
                <w:sz w:val="26"/>
                <w:szCs w:val="26"/>
              </w:rPr>
              <w:pPrChange w:id="929"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lastRenderedPageBreak/>
              <w:t>Điều kiện tiên quyết:</w:t>
            </w:r>
          </w:p>
          <w:p w14:paraId="1BF73933" w14:textId="77777777" w:rsidR="0057673D" w:rsidRPr="003E245E" w:rsidRDefault="0057673D">
            <w:pPr>
              <w:pStyle w:val="ListParagraph"/>
              <w:numPr>
                <w:ilvl w:val="0"/>
                <w:numId w:val="1"/>
              </w:numPr>
              <w:spacing w:line="256" w:lineRule="auto"/>
              <w:ind w:left="0"/>
              <w:jc w:val="both"/>
              <w:rPr>
                <w:rFonts w:ascii="Times New Roman" w:hAnsi="Times New Roman" w:cs="Times New Roman"/>
                <w:bCs/>
                <w:sz w:val="26"/>
                <w:szCs w:val="26"/>
              </w:rPr>
              <w:pPrChange w:id="930" w:author="Truong Viet" w:date="2020-05-14T00:43:00Z">
                <w:pPr>
                  <w:pStyle w:val="ListParagraph"/>
                  <w:framePr w:hSpace="180" w:wrap="around" w:vAnchor="text" w:hAnchor="text" w:y="1"/>
                  <w:numPr>
                    <w:numId w:val="1"/>
                  </w:numPr>
                  <w:spacing w:line="256" w:lineRule="auto"/>
                  <w:ind w:left="0" w:hanging="360"/>
                  <w:suppressOverlap/>
                </w:pPr>
              </w:pPrChange>
            </w:pPr>
            <w:r w:rsidRPr="003E245E">
              <w:rPr>
                <w:rFonts w:ascii="Times New Roman" w:hAnsi="Times New Roman" w:cs="Times New Roman"/>
                <w:bCs/>
                <w:sz w:val="26"/>
                <w:szCs w:val="26"/>
              </w:rPr>
              <w:t xml:space="preserve">Hệ thống phải kết nối thành công với server.  </w:t>
            </w:r>
          </w:p>
        </w:tc>
      </w:tr>
      <w:tr w:rsidR="0057673D" w:rsidRPr="003E245E" w14:paraId="54407CEA" w14:textId="77777777" w:rsidTr="0057673D">
        <w:trPr>
          <w:trHeight w:val="696"/>
        </w:trPr>
        <w:tc>
          <w:tcPr>
            <w:tcW w:w="8897" w:type="dxa"/>
            <w:gridSpan w:val="2"/>
            <w:vAlign w:val="center"/>
          </w:tcPr>
          <w:p w14:paraId="79EDB74C" w14:textId="77777777" w:rsidR="0057673D" w:rsidRPr="003E245E" w:rsidRDefault="0057673D">
            <w:pPr>
              <w:pStyle w:val="ListParagraph"/>
              <w:ind w:left="0"/>
              <w:jc w:val="both"/>
              <w:rPr>
                <w:rFonts w:ascii="Times New Roman" w:hAnsi="Times New Roman" w:cs="Times New Roman"/>
                <w:bCs/>
                <w:sz w:val="26"/>
                <w:szCs w:val="26"/>
              </w:rPr>
              <w:pPrChange w:id="931"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 xml:space="preserve">Sự kiện kích hoạt: </w:t>
            </w:r>
          </w:p>
          <w:p w14:paraId="2F9DCFFA" w14:textId="77777777" w:rsidR="0057673D" w:rsidRPr="003E245E" w:rsidRDefault="0057673D">
            <w:pPr>
              <w:pStyle w:val="ListParagraph"/>
              <w:numPr>
                <w:ilvl w:val="0"/>
                <w:numId w:val="1"/>
              </w:numPr>
              <w:spacing w:line="256" w:lineRule="auto"/>
              <w:ind w:left="0"/>
              <w:jc w:val="both"/>
              <w:rPr>
                <w:rFonts w:ascii="Times New Roman" w:hAnsi="Times New Roman" w:cs="Times New Roman"/>
                <w:bCs/>
                <w:sz w:val="26"/>
                <w:szCs w:val="26"/>
              </w:rPr>
              <w:pPrChange w:id="932" w:author="Truong Viet" w:date="2020-05-14T00:43:00Z">
                <w:pPr>
                  <w:pStyle w:val="ListParagraph"/>
                  <w:framePr w:hSpace="180" w:wrap="around" w:vAnchor="text" w:hAnchor="text" w:y="1"/>
                  <w:numPr>
                    <w:numId w:val="1"/>
                  </w:numPr>
                  <w:spacing w:line="256" w:lineRule="auto"/>
                  <w:ind w:left="0" w:hanging="360"/>
                  <w:suppressOverlap/>
                </w:pPr>
              </w:pPrChange>
            </w:pPr>
            <w:r w:rsidRPr="003E245E">
              <w:rPr>
                <w:rFonts w:ascii="Times New Roman" w:hAnsi="Times New Roman" w:cs="Times New Roman"/>
                <w:bCs/>
                <w:sz w:val="26"/>
                <w:szCs w:val="26"/>
              </w:rPr>
              <w:t>Người dùng truy cập vào website và chọn đăng nhập.</w:t>
            </w:r>
          </w:p>
        </w:tc>
      </w:tr>
      <w:tr w:rsidR="0057673D" w:rsidRPr="003E245E" w14:paraId="61057767" w14:textId="77777777" w:rsidTr="0057673D">
        <w:trPr>
          <w:trHeight w:val="412"/>
        </w:trPr>
        <w:tc>
          <w:tcPr>
            <w:tcW w:w="8897" w:type="dxa"/>
            <w:gridSpan w:val="2"/>
            <w:vAlign w:val="center"/>
          </w:tcPr>
          <w:p w14:paraId="490507B5" w14:textId="77777777" w:rsidR="0057673D" w:rsidRPr="003E245E" w:rsidRDefault="0057673D">
            <w:pPr>
              <w:pStyle w:val="ListParagraph"/>
              <w:ind w:left="0"/>
              <w:jc w:val="both"/>
              <w:rPr>
                <w:rFonts w:ascii="Times New Roman" w:hAnsi="Times New Roman" w:cs="Times New Roman"/>
                <w:bCs/>
                <w:sz w:val="26"/>
                <w:szCs w:val="26"/>
              </w:rPr>
              <w:pPrChange w:id="933" w:author="Truong Viet" w:date="2020-05-14T00:43:00Z">
                <w:pPr>
                  <w:pStyle w:val="ListParagraph"/>
                  <w:framePr w:hSpace="180" w:wrap="around" w:vAnchor="text" w:hAnchor="text" w:y="1"/>
                  <w:ind w:left="0"/>
                  <w:suppressOverlap/>
                </w:pPr>
              </w:pPrChange>
            </w:pPr>
            <w:r w:rsidRPr="003E245E">
              <w:rPr>
                <w:rFonts w:ascii="Times New Roman" w:hAnsi="Times New Roman" w:cs="Times New Roman"/>
                <w:bCs/>
                <w:sz w:val="26"/>
                <w:szCs w:val="26"/>
              </w:rPr>
              <w:t>Mối quan hệ:</w:t>
            </w:r>
          </w:p>
        </w:tc>
      </w:tr>
      <w:tr w:rsidR="0057673D" w:rsidRPr="003E245E" w14:paraId="29F5BF39" w14:textId="77777777" w:rsidTr="0057673D">
        <w:trPr>
          <w:trHeight w:val="3449"/>
        </w:trPr>
        <w:tc>
          <w:tcPr>
            <w:tcW w:w="8897" w:type="dxa"/>
            <w:gridSpan w:val="2"/>
            <w:vAlign w:val="center"/>
          </w:tcPr>
          <w:p w14:paraId="29C2A3A7" w14:textId="77777777" w:rsidR="0057673D" w:rsidRPr="003E245E" w:rsidRDefault="0057673D" w:rsidP="00E85331">
            <w:pPr>
              <w:pStyle w:val="ListParagraph"/>
              <w:ind w:left="0"/>
              <w:jc w:val="both"/>
              <w:rPr>
                <w:rFonts w:ascii="Times New Roman" w:hAnsi="Times New Roman" w:cs="Times New Roman"/>
                <w:bCs/>
                <w:sz w:val="26"/>
                <w:szCs w:val="26"/>
              </w:rPr>
            </w:pPr>
            <w:r w:rsidRPr="003E245E">
              <w:rPr>
                <w:rFonts w:ascii="Times New Roman" w:hAnsi="Times New Roman" w:cs="Times New Roman"/>
                <w:bCs/>
                <w:sz w:val="26"/>
                <w:szCs w:val="26"/>
              </w:rPr>
              <w:t>Luồng sự kiện chính:</w:t>
            </w:r>
          </w:p>
          <w:p w14:paraId="2B0D1376" w14:textId="77777777" w:rsidR="0057673D" w:rsidRPr="003E245E" w:rsidRDefault="0057673D" w:rsidP="00125BD2">
            <w:pPr>
              <w:pStyle w:val="ListParagraph"/>
              <w:numPr>
                <w:ilvl w:val="0"/>
                <w:numId w:val="4"/>
              </w:numPr>
              <w:spacing w:line="256" w:lineRule="auto"/>
              <w:jc w:val="both"/>
              <w:rPr>
                <w:rFonts w:ascii="Times New Roman" w:hAnsi="Times New Roman" w:cs="Times New Roman"/>
                <w:bCs/>
                <w:sz w:val="26"/>
                <w:szCs w:val="26"/>
              </w:rPr>
            </w:pPr>
            <w:r w:rsidRPr="003E245E">
              <w:rPr>
                <w:rFonts w:ascii="Times New Roman" w:hAnsi="Times New Roman" w:cs="Times New Roman"/>
                <w:bCs/>
                <w:sz w:val="26"/>
                <w:szCs w:val="26"/>
              </w:rPr>
              <w:t>Hệ thống hiện thị một màn hình yêu cầu người sử dụng nhập email và mật khẩu.</w:t>
            </w:r>
          </w:p>
          <w:p w14:paraId="2FB06EE2" w14:textId="77777777" w:rsidR="0057673D" w:rsidRPr="003E245E" w:rsidRDefault="0057673D" w:rsidP="007371A6">
            <w:pPr>
              <w:pStyle w:val="ListParagraph"/>
              <w:numPr>
                <w:ilvl w:val="0"/>
                <w:numId w:val="4"/>
              </w:numPr>
              <w:spacing w:line="256" w:lineRule="auto"/>
              <w:jc w:val="both"/>
              <w:rPr>
                <w:rFonts w:ascii="Times New Roman" w:hAnsi="Times New Roman" w:cs="Times New Roman"/>
                <w:bCs/>
                <w:sz w:val="26"/>
                <w:szCs w:val="26"/>
              </w:rPr>
            </w:pPr>
            <w:r w:rsidRPr="003E245E">
              <w:rPr>
                <w:rFonts w:ascii="Times New Roman" w:hAnsi="Times New Roman" w:cs="Times New Roman"/>
                <w:bCs/>
                <w:sz w:val="26"/>
                <w:szCs w:val="26"/>
              </w:rPr>
              <w:t xml:space="preserve">Người dùng nhập tên và mật khẩu </w:t>
            </w:r>
          </w:p>
          <w:p w14:paraId="1E9AA5DA" w14:textId="77777777" w:rsidR="0057673D" w:rsidRPr="003E245E" w:rsidRDefault="0057673D" w:rsidP="0099772B">
            <w:pPr>
              <w:pStyle w:val="ListParagraph"/>
              <w:numPr>
                <w:ilvl w:val="0"/>
                <w:numId w:val="4"/>
              </w:numPr>
              <w:spacing w:line="256" w:lineRule="auto"/>
              <w:jc w:val="both"/>
              <w:rPr>
                <w:rFonts w:ascii="Times New Roman" w:hAnsi="Times New Roman" w:cs="Times New Roman"/>
                <w:bCs/>
                <w:sz w:val="26"/>
                <w:szCs w:val="26"/>
              </w:rPr>
            </w:pPr>
            <w:r w:rsidRPr="003E245E">
              <w:rPr>
                <w:rFonts w:ascii="Times New Roman" w:hAnsi="Times New Roman" w:cs="Times New Roman"/>
                <w:bCs/>
                <w:sz w:val="26"/>
                <w:szCs w:val="26"/>
              </w:rPr>
              <w:t xml:space="preserve">Sau khi nhập xong nhấn Đồng ý </w:t>
            </w:r>
          </w:p>
          <w:p w14:paraId="2DD95631" w14:textId="77777777" w:rsidR="0057673D" w:rsidRPr="003E245E" w:rsidRDefault="0057673D">
            <w:pPr>
              <w:pStyle w:val="ListParagraph"/>
              <w:numPr>
                <w:ilvl w:val="0"/>
                <w:numId w:val="4"/>
              </w:numPr>
              <w:spacing w:line="256" w:lineRule="auto"/>
              <w:jc w:val="both"/>
              <w:rPr>
                <w:rFonts w:ascii="Times New Roman" w:hAnsi="Times New Roman" w:cs="Times New Roman"/>
                <w:bCs/>
                <w:sz w:val="26"/>
                <w:szCs w:val="26"/>
              </w:rPr>
              <w:pPrChange w:id="934" w:author="Truong Viet" w:date="2020-05-14T00:43:00Z">
                <w:pPr>
                  <w:pStyle w:val="ListParagraph"/>
                  <w:framePr w:hSpace="180" w:wrap="around" w:vAnchor="text" w:hAnchor="text" w:y="1"/>
                  <w:numPr>
                    <w:numId w:val="4"/>
                  </w:numPr>
                  <w:spacing w:line="256" w:lineRule="auto"/>
                  <w:ind w:hanging="360"/>
                  <w:suppressOverlap/>
                  <w:jc w:val="both"/>
                </w:pPr>
              </w:pPrChange>
            </w:pPr>
            <w:r w:rsidRPr="003E245E">
              <w:rPr>
                <w:rFonts w:ascii="Times New Roman" w:hAnsi="Times New Roman" w:cs="Times New Roman"/>
                <w:bCs/>
                <w:sz w:val="26"/>
                <w:szCs w:val="26"/>
              </w:rPr>
              <w:t>Hệ thống sẽ chuyển thông tin lên server để xử lý</w:t>
            </w:r>
          </w:p>
          <w:p w14:paraId="05CC5FE9" w14:textId="77777777" w:rsidR="0057673D" w:rsidRPr="003E245E" w:rsidRDefault="0057673D">
            <w:pPr>
              <w:pStyle w:val="ListParagraph"/>
              <w:numPr>
                <w:ilvl w:val="0"/>
                <w:numId w:val="4"/>
              </w:numPr>
              <w:spacing w:line="256" w:lineRule="auto"/>
              <w:jc w:val="both"/>
              <w:rPr>
                <w:rFonts w:ascii="Times New Roman" w:hAnsi="Times New Roman" w:cs="Times New Roman"/>
                <w:bCs/>
                <w:sz w:val="26"/>
                <w:szCs w:val="26"/>
              </w:rPr>
              <w:pPrChange w:id="935" w:author="Truong Viet" w:date="2020-05-14T00:43:00Z">
                <w:pPr>
                  <w:pStyle w:val="ListParagraph"/>
                  <w:framePr w:hSpace="180" w:wrap="around" w:vAnchor="text" w:hAnchor="text" w:y="1"/>
                  <w:numPr>
                    <w:numId w:val="4"/>
                  </w:numPr>
                  <w:spacing w:line="256" w:lineRule="auto"/>
                  <w:ind w:hanging="360"/>
                  <w:suppressOverlap/>
                  <w:jc w:val="both"/>
                </w:pPr>
              </w:pPrChange>
            </w:pPr>
            <w:r w:rsidRPr="003E245E">
              <w:rPr>
                <w:rFonts w:ascii="Times New Roman" w:hAnsi="Times New Roman" w:cs="Times New Roman"/>
                <w:bCs/>
                <w:sz w:val="26"/>
                <w:szCs w:val="26"/>
              </w:rPr>
              <w:t xml:space="preserve">Hệ thống sẽ kiểm tra tên và mật khẩu có trong cơ sở dữ liệu hay không </w:t>
            </w:r>
          </w:p>
          <w:p w14:paraId="0C881369" w14:textId="77777777" w:rsidR="0057673D" w:rsidRPr="003E245E" w:rsidRDefault="0057673D">
            <w:pPr>
              <w:pStyle w:val="ListParagraph"/>
              <w:numPr>
                <w:ilvl w:val="0"/>
                <w:numId w:val="4"/>
              </w:numPr>
              <w:spacing w:line="256" w:lineRule="auto"/>
              <w:jc w:val="both"/>
              <w:rPr>
                <w:rFonts w:ascii="Times New Roman" w:hAnsi="Times New Roman" w:cs="Times New Roman"/>
                <w:bCs/>
                <w:sz w:val="26"/>
                <w:szCs w:val="26"/>
              </w:rPr>
              <w:pPrChange w:id="936" w:author="Truong Viet" w:date="2020-05-14T00:43:00Z">
                <w:pPr>
                  <w:pStyle w:val="ListParagraph"/>
                  <w:framePr w:hSpace="180" w:wrap="around" w:vAnchor="text" w:hAnchor="text" w:y="1"/>
                  <w:numPr>
                    <w:numId w:val="4"/>
                  </w:numPr>
                  <w:spacing w:line="256" w:lineRule="auto"/>
                  <w:ind w:hanging="360"/>
                  <w:suppressOverlap/>
                  <w:jc w:val="both"/>
                </w:pPr>
              </w:pPrChange>
            </w:pPr>
            <w:r w:rsidRPr="003E245E">
              <w:rPr>
                <w:rFonts w:ascii="Times New Roman" w:hAnsi="Times New Roman" w:cs="Times New Roman"/>
                <w:bCs/>
                <w:sz w:val="26"/>
                <w:szCs w:val="26"/>
              </w:rPr>
              <w:t xml:space="preserve">Hệ thống sẽ dựa vào quyền của người đăng nhập để cấp cho những chức năng tương ứng </w:t>
            </w:r>
            <w:r w:rsidR="004E3DD2" w:rsidRPr="003E245E">
              <w:rPr>
                <w:rFonts w:ascii="Times New Roman" w:hAnsi="Times New Roman" w:cs="Times New Roman"/>
                <w:bCs/>
                <w:sz w:val="26"/>
                <w:szCs w:val="26"/>
              </w:rPr>
              <w:t>.</w:t>
            </w:r>
          </w:p>
          <w:p w14:paraId="5B5D6B99" w14:textId="77777777" w:rsidR="0057673D" w:rsidRPr="003E245E" w:rsidRDefault="0057673D">
            <w:pPr>
              <w:pStyle w:val="ListParagraph"/>
              <w:numPr>
                <w:ilvl w:val="0"/>
                <w:numId w:val="4"/>
              </w:numPr>
              <w:spacing w:line="256" w:lineRule="auto"/>
              <w:jc w:val="both"/>
              <w:rPr>
                <w:rFonts w:ascii="Times New Roman" w:hAnsi="Times New Roman" w:cs="Times New Roman"/>
                <w:bCs/>
                <w:sz w:val="26"/>
                <w:szCs w:val="26"/>
              </w:rPr>
              <w:pPrChange w:id="937" w:author="Truong Viet" w:date="2020-05-14T00:43:00Z">
                <w:pPr>
                  <w:pStyle w:val="ListParagraph"/>
                  <w:framePr w:hSpace="180" w:wrap="around" w:vAnchor="text" w:hAnchor="text" w:y="1"/>
                  <w:numPr>
                    <w:numId w:val="4"/>
                  </w:numPr>
                  <w:spacing w:line="256" w:lineRule="auto"/>
                  <w:ind w:hanging="360"/>
                  <w:suppressOverlap/>
                  <w:jc w:val="both"/>
                </w:pPr>
              </w:pPrChange>
            </w:pPr>
            <w:r w:rsidRPr="003E245E">
              <w:rPr>
                <w:rFonts w:ascii="Times New Roman" w:hAnsi="Times New Roman" w:cs="Times New Roman"/>
                <w:bCs/>
                <w:sz w:val="26"/>
                <w:szCs w:val="26"/>
              </w:rPr>
              <w:t>Sau đó hệ thống sẽ thông báo cho người dùng biết là đã đăng nhập thành công</w:t>
            </w:r>
          </w:p>
        </w:tc>
      </w:tr>
      <w:tr w:rsidR="0057673D" w:rsidRPr="003E245E" w14:paraId="41A1B8E4" w14:textId="77777777" w:rsidTr="0057673D">
        <w:trPr>
          <w:trHeight w:val="2072"/>
        </w:trPr>
        <w:tc>
          <w:tcPr>
            <w:tcW w:w="8897" w:type="dxa"/>
            <w:gridSpan w:val="2"/>
            <w:vAlign w:val="center"/>
          </w:tcPr>
          <w:p w14:paraId="53B5C419" w14:textId="77777777" w:rsidR="0057673D" w:rsidRPr="003E245E" w:rsidRDefault="0057673D" w:rsidP="00E85331">
            <w:pPr>
              <w:pStyle w:val="ListParagraph"/>
              <w:ind w:left="0"/>
              <w:jc w:val="both"/>
              <w:rPr>
                <w:rFonts w:ascii="Times New Roman" w:hAnsi="Times New Roman" w:cs="Times New Roman"/>
                <w:bCs/>
                <w:sz w:val="26"/>
                <w:szCs w:val="26"/>
              </w:rPr>
            </w:pPr>
            <w:r w:rsidRPr="003E245E">
              <w:rPr>
                <w:rFonts w:ascii="Times New Roman" w:hAnsi="Times New Roman" w:cs="Times New Roman"/>
                <w:bCs/>
                <w:sz w:val="26"/>
                <w:szCs w:val="26"/>
              </w:rPr>
              <w:t>Luồng sự kiện phụ:</w:t>
            </w:r>
          </w:p>
          <w:p w14:paraId="7F30DD7A" w14:textId="77777777" w:rsidR="0057673D" w:rsidRPr="003E245E" w:rsidRDefault="0057673D" w:rsidP="00125BD2">
            <w:pPr>
              <w:pStyle w:val="ListParagraph"/>
              <w:numPr>
                <w:ilvl w:val="0"/>
                <w:numId w:val="5"/>
              </w:numPr>
              <w:spacing w:line="256" w:lineRule="auto"/>
              <w:jc w:val="both"/>
              <w:rPr>
                <w:rFonts w:ascii="Times New Roman" w:hAnsi="Times New Roman" w:cs="Times New Roman"/>
                <w:bCs/>
                <w:sz w:val="26"/>
                <w:szCs w:val="26"/>
              </w:rPr>
            </w:pPr>
            <w:r w:rsidRPr="003E245E">
              <w:rPr>
                <w:rFonts w:ascii="Times New Roman" w:hAnsi="Times New Roman" w:cs="Times New Roman"/>
                <w:bCs/>
                <w:sz w:val="26"/>
                <w:szCs w:val="26"/>
              </w:rPr>
              <w:t xml:space="preserve">Nếu trong luồng sự kiện chính, người dùng nhập sai tên hoặc mật khẩu thì hệ thống sẽ thông báo là nhập tên và mật khẩu sai. </w:t>
            </w:r>
          </w:p>
          <w:p w14:paraId="10AD8ED4" w14:textId="77777777" w:rsidR="0057673D" w:rsidRPr="003E245E" w:rsidRDefault="0057673D" w:rsidP="007371A6">
            <w:pPr>
              <w:pStyle w:val="ListParagraph"/>
              <w:numPr>
                <w:ilvl w:val="0"/>
                <w:numId w:val="5"/>
              </w:numPr>
              <w:spacing w:line="256" w:lineRule="auto"/>
              <w:jc w:val="both"/>
              <w:rPr>
                <w:rFonts w:ascii="Times New Roman" w:hAnsi="Times New Roman" w:cs="Times New Roman"/>
                <w:bCs/>
                <w:sz w:val="26"/>
                <w:szCs w:val="26"/>
              </w:rPr>
            </w:pPr>
            <w:r w:rsidRPr="003E245E">
              <w:rPr>
                <w:rFonts w:ascii="Times New Roman" w:hAnsi="Times New Roman" w:cs="Times New Roman"/>
                <w:bCs/>
                <w:sz w:val="26"/>
                <w:szCs w:val="26"/>
              </w:rPr>
              <w:t>Hệ thống sẽ hiển thị lại màn hình đăng nhập yêu cầu người dùng, đăng nhập lại.</w:t>
            </w:r>
          </w:p>
          <w:p w14:paraId="6D4D1814" w14:textId="77777777" w:rsidR="0057673D" w:rsidRPr="003E245E" w:rsidRDefault="0057673D" w:rsidP="0099772B">
            <w:pPr>
              <w:pStyle w:val="ListParagraph"/>
              <w:numPr>
                <w:ilvl w:val="0"/>
                <w:numId w:val="5"/>
              </w:numPr>
              <w:spacing w:line="256" w:lineRule="auto"/>
              <w:jc w:val="both"/>
              <w:rPr>
                <w:rFonts w:ascii="Times New Roman" w:hAnsi="Times New Roman" w:cs="Times New Roman"/>
                <w:bCs/>
                <w:sz w:val="26"/>
                <w:szCs w:val="26"/>
              </w:rPr>
            </w:pPr>
            <w:r w:rsidRPr="003E245E">
              <w:rPr>
                <w:rFonts w:ascii="Times New Roman" w:hAnsi="Times New Roman" w:cs="Times New Roman"/>
                <w:bCs/>
                <w:sz w:val="26"/>
                <w:szCs w:val="26"/>
              </w:rPr>
              <w:t>Người dùng có thể đăng nhập lại hoặc là hủy bỏ việc đăng nhập</w:t>
            </w:r>
          </w:p>
        </w:tc>
      </w:tr>
      <w:tr w:rsidR="0057673D" w:rsidRPr="003E245E" w14:paraId="2C08CDC2" w14:textId="77777777" w:rsidTr="0057673D">
        <w:trPr>
          <w:trHeight w:val="696"/>
        </w:trPr>
        <w:tc>
          <w:tcPr>
            <w:tcW w:w="8897" w:type="dxa"/>
            <w:gridSpan w:val="2"/>
            <w:vAlign w:val="center"/>
          </w:tcPr>
          <w:p w14:paraId="743EE5F5" w14:textId="77777777" w:rsidR="0057673D" w:rsidRPr="003E245E" w:rsidRDefault="0057673D" w:rsidP="00E85331">
            <w:pPr>
              <w:pStyle w:val="ListParagraph"/>
              <w:keepNext/>
              <w:ind w:left="0"/>
              <w:jc w:val="both"/>
              <w:rPr>
                <w:rFonts w:ascii="Times New Roman" w:hAnsi="Times New Roman" w:cs="Times New Roman"/>
                <w:bCs/>
                <w:sz w:val="26"/>
                <w:szCs w:val="26"/>
              </w:rPr>
            </w:pPr>
            <w:r w:rsidRPr="003E245E">
              <w:rPr>
                <w:rFonts w:ascii="Times New Roman" w:hAnsi="Times New Roman" w:cs="Times New Roman"/>
                <w:bCs/>
                <w:sz w:val="26"/>
                <w:szCs w:val="26"/>
              </w:rPr>
              <w:t>Kết quả: Nếu đăng nhập thành công sẽ xuất hiện màn hình quản lý chính và tùy theo từng quyền của người dùng sẽ xuất hiện những chức năng tương ứng</w:t>
            </w:r>
            <w:r w:rsidR="004E3DD2" w:rsidRPr="003E245E">
              <w:rPr>
                <w:rFonts w:ascii="Times New Roman" w:hAnsi="Times New Roman" w:cs="Times New Roman"/>
                <w:bCs/>
                <w:sz w:val="26"/>
                <w:szCs w:val="26"/>
              </w:rPr>
              <w:t>.</w:t>
            </w:r>
          </w:p>
        </w:tc>
      </w:tr>
    </w:tbl>
    <w:p w14:paraId="2DEBB210" w14:textId="3074C6FE" w:rsidR="00F74768" w:rsidRPr="003E245E" w:rsidRDefault="00F337AC" w:rsidP="00E52F19">
      <w:pPr>
        <w:jc w:val="center"/>
        <w:rPr>
          <w:rFonts w:ascii="Times New Roman" w:hAnsi="Times New Roman" w:cs="Times New Roman"/>
          <w:bCs/>
          <w:sz w:val="26"/>
          <w:szCs w:val="26"/>
        </w:rPr>
      </w:pPr>
      <w:bookmarkStart w:id="938" w:name="_Toc37241633"/>
      <w:r w:rsidRPr="003E245E">
        <w:rPr>
          <w:rFonts w:ascii="Times New Roman" w:hAnsi="Times New Roman" w:cs="Times New Roman"/>
          <w:bCs/>
          <w:sz w:val="26"/>
          <w:szCs w:val="26"/>
        </w:rPr>
        <w:t xml:space="preserve">Bảng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Bảng \* ARABIC </w:instrText>
      </w:r>
      <w:r w:rsidR="00101636" w:rsidRPr="003E245E">
        <w:rPr>
          <w:rFonts w:ascii="Times New Roman" w:hAnsi="Times New Roman" w:cs="Times New Roman"/>
          <w:bCs/>
          <w:sz w:val="26"/>
          <w:szCs w:val="26"/>
        </w:rPr>
        <w:fldChar w:fldCharType="separate"/>
      </w:r>
      <w:r w:rsidRPr="003E245E">
        <w:rPr>
          <w:rFonts w:ascii="Times New Roman" w:hAnsi="Times New Roman" w:cs="Times New Roman"/>
          <w:bCs/>
          <w:noProof/>
          <w:sz w:val="26"/>
          <w:szCs w:val="26"/>
        </w:rPr>
        <w:t>3</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Mô tả Usecase Quản lý học bổng</w:t>
      </w:r>
      <w:bookmarkEnd w:id="938"/>
    </w:p>
    <w:tbl>
      <w:tblPr>
        <w:tblStyle w:val="TableGrid"/>
        <w:tblpPr w:leftFromText="180" w:rightFromText="180" w:vertAnchor="text" w:tblpX="108" w:tblpY="1"/>
        <w:tblOverlap w:val="never"/>
        <w:tblW w:w="8755" w:type="dxa"/>
        <w:tblLook w:val="04A0" w:firstRow="1" w:lastRow="0" w:firstColumn="1" w:lastColumn="0" w:noHBand="0" w:noVBand="1"/>
      </w:tblPr>
      <w:tblGrid>
        <w:gridCol w:w="4644"/>
        <w:gridCol w:w="4111"/>
      </w:tblGrid>
      <w:tr w:rsidR="004E3DD2" w:rsidRPr="003E245E" w14:paraId="595DE21A" w14:textId="77777777" w:rsidTr="00AF1924">
        <w:trPr>
          <w:trHeight w:val="442"/>
        </w:trPr>
        <w:tc>
          <w:tcPr>
            <w:tcW w:w="4644" w:type="dxa"/>
            <w:vAlign w:val="center"/>
          </w:tcPr>
          <w:p w14:paraId="0EC0B348" w14:textId="72014D3D" w:rsidR="004E3DD2" w:rsidRPr="003E245E" w:rsidRDefault="004E3DD2" w:rsidP="00AF1924">
            <w:pPr>
              <w:pStyle w:val="ListParagraph"/>
              <w:ind w:left="0" w:right="-284"/>
              <w:rPr>
                <w:rFonts w:ascii="Times New Roman" w:hAnsi="Times New Roman" w:cs="Times New Roman"/>
                <w:bCs/>
                <w:sz w:val="26"/>
                <w:szCs w:val="26"/>
              </w:rPr>
            </w:pPr>
            <w:r w:rsidRPr="003E245E">
              <w:rPr>
                <w:rFonts w:ascii="Times New Roman" w:hAnsi="Times New Roman" w:cs="Times New Roman"/>
                <w:bCs/>
                <w:sz w:val="26"/>
                <w:szCs w:val="26"/>
              </w:rPr>
              <w:t xml:space="preserve">Tên usecase: Quản lý </w:t>
            </w:r>
            <w:r w:rsidR="00262C4B" w:rsidRPr="003E245E">
              <w:rPr>
                <w:rFonts w:ascii="Times New Roman" w:hAnsi="Times New Roman" w:cs="Times New Roman"/>
                <w:bCs/>
                <w:sz w:val="26"/>
                <w:szCs w:val="26"/>
              </w:rPr>
              <w:t>học bổng</w:t>
            </w:r>
          </w:p>
        </w:tc>
        <w:tc>
          <w:tcPr>
            <w:tcW w:w="4111" w:type="dxa"/>
            <w:vAlign w:val="center"/>
          </w:tcPr>
          <w:p w14:paraId="11AA9D36" w14:textId="25EA132F" w:rsidR="004E3DD2" w:rsidRPr="003E245E" w:rsidRDefault="004E3DD2" w:rsidP="00AF1924">
            <w:pPr>
              <w:pStyle w:val="ListParagraph"/>
              <w:ind w:left="0" w:right="-284"/>
              <w:rPr>
                <w:rFonts w:ascii="Times New Roman" w:hAnsi="Times New Roman" w:cs="Times New Roman"/>
                <w:bCs/>
                <w:sz w:val="26"/>
                <w:szCs w:val="26"/>
              </w:rPr>
            </w:pPr>
            <w:r w:rsidRPr="003E245E">
              <w:rPr>
                <w:rFonts w:ascii="Times New Roman" w:hAnsi="Times New Roman" w:cs="Times New Roman"/>
                <w:bCs/>
                <w:sz w:val="26"/>
                <w:szCs w:val="26"/>
              </w:rPr>
              <w:t>ID: UC</w:t>
            </w:r>
            <w:r w:rsidR="00262C4B" w:rsidRPr="003E245E">
              <w:rPr>
                <w:rFonts w:ascii="Times New Roman" w:hAnsi="Times New Roman" w:cs="Times New Roman"/>
                <w:bCs/>
                <w:sz w:val="26"/>
                <w:szCs w:val="26"/>
              </w:rPr>
              <w:t>2</w:t>
            </w:r>
          </w:p>
        </w:tc>
      </w:tr>
      <w:tr w:rsidR="004E3DD2" w:rsidRPr="003E245E" w14:paraId="3B3BB5FD" w14:textId="77777777" w:rsidTr="00AF1924">
        <w:trPr>
          <w:trHeight w:val="442"/>
        </w:trPr>
        <w:tc>
          <w:tcPr>
            <w:tcW w:w="4644" w:type="dxa"/>
            <w:vAlign w:val="center"/>
          </w:tcPr>
          <w:p w14:paraId="01B7F636" w14:textId="77777777" w:rsidR="004E3DD2" w:rsidRPr="003E245E" w:rsidRDefault="004E3DD2" w:rsidP="00AF1924">
            <w:pPr>
              <w:pStyle w:val="ListParagraph"/>
              <w:ind w:left="0" w:right="-284"/>
              <w:rPr>
                <w:rFonts w:ascii="Times New Roman" w:hAnsi="Times New Roman" w:cs="Times New Roman"/>
                <w:bCs/>
                <w:sz w:val="26"/>
                <w:szCs w:val="26"/>
              </w:rPr>
            </w:pPr>
            <w:r w:rsidRPr="003E245E">
              <w:rPr>
                <w:rFonts w:ascii="Times New Roman" w:hAnsi="Times New Roman" w:cs="Times New Roman"/>
                <w:bCs/>
                <w:sz w:val="26"/>
                <w:szCs w:val="26"/>
              </w:rPr>
              <w:t>Tác nhân chính: Admin</w:t>
            </w:r>
          </w:p>
        </w:tc>
        <w:tc>
          <w:tcPr>
            <w:tcW w:w="4111" w:type="dxa"/>
            <w:vAlign w:val="center"/>
          </w:tcPr>
          <w:p w14:paraId="096D2546" w14:textId="77777777" w:rsidR="004E3DD2" w:rsidRPr="003E245E" w:rsidRDefault="004E3DD2" w:rsidP="00AF1924">
            <w:pPr>
              <w:pStyle w:val="ListParagraph"/>
              <w:ind w:left="0" w:right="-284"/>
              <w:rPr>
                <w:rFonts w:ascii="Times New Roman" w:hAnsi="Times New Roman" w:cs="Times New Roman"/>
                <w:bCs/>
                <w:sz w:val="26"/>
                <w:szCs w:val="26"/>
              </w:rPr>
            </w:pPr>
            <w:r w:rsidRPr="003E245E">
              <w:rPr>
                <w:rFonts w:ascii="Times New Roman" w:hAnsi="Times New Roman" w:cs="Times New Roman"/>
                <w:bCs/>
                <w:sz w:val="26"/>
                <w:szCs w:val="26"/>
              </w:rPr>
              <w:t>Kiểu:  Chi tiết</w:t>
            </w:r>
          </w:p>
        </w:tc>
      </w:tr>
      <w:tr w:rsidR="004E3DD2" w:rsidRPr="003E245E" w14:paraId="0B97B6B9" w14:textId="77777777" w:rsidTr="00AF1924">
        <w:trPr>
          <w:trHeight w:val="1035"/>
        </w:trPr>
        <w:tc>
          <w:tcPr>
            <w:tcW w:w="8755" w:type="dxa"/>
            <w:gridSpan w:val="2"/>
            <w:vAlign w:val="center"/>
          </w:tcPr>
          <w:p w14:paraId="7CC18749" w14:textId="77777777" w:rsidR="004E3DD2" w:rsidRPr="003E245E" w:rsidRDefault="004E3DD2" w:rsidP="00AF1924">
            <w:pPr>
              <w:pStyle w:val="ListParagraph"/>
              <w:ind w:left="0" w:right="-284"/>
              <w:rPr>
                <w:rFonts w:ascii="Times New Roman" w:hAnsi="Times New Roman" w:cs="Times New Roman"/>
                <w:bCs/>
                <w:sz w:val="26"/>
                <w:szCs w:val="26"/>
              </w:rPr>
            </w:pPr>
            <w:r w:rsidRPr="003E245E">
              <w:rPr>
                <w:rFonts w:ascii="Times New Roman" w:hAnsi="Times New Roman" w:cs="Times New Roman"/>
                <w:bCs/>
                <w:sz w:val="26"/>
                <w:szCs w:val="26"/>
              </w:rPr>
              <w:t>Mô tả ngắn gọn:</w:t>
            </w:r>
          </w:p>
          <w:p w14:paraId="276FEB04" w14:textId="38B81326" w:rsidR="004E3DD2" w:rsidRPr="003E245E" w:rsidRDefault="004E3DD2" w:rsidP="00395F54">
            <w:pPr>
              <w:pStyle w:val="ListParagraph"/>
              <w:numPr>
                <w:ilvl w:val="0"/>
                <w:numId w:val="1"/>
              </w:numPr>
              <w:ind w:left="0" w:right="-284" w:hanging="425"/>
              <w:rPr>
                <w:rFonts w:ascii="Times New Roman" w:hAnsi="Times New Roman" w:cs="Times New Roman"/>
                <w:bCs/>
                <w:sz w:val="26"/>
                <w:szCs w:val="26"/>
              </w:rPr>
            </w:pPr>
            <w:r w:rsidRPr="003E245E">
              <w:rPr>
                <w:rFonts w:ascii="Times New Roman" w:hAnsi="Times New Roman" w:cs="Times New Roman"/>
                <w:bCs/>
                <w:sz w:val="26"/>
                <w:szCs w:val="26"/>
              </w:rPr>
              <w:t xml:space="preserve">Use-case này thể hiện chức năng quản lý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của người quản trị</w:t>
            </w:r>
            <w:r w:rsidR="00AF1924" w:rsidRPr="003E245E">
              <w:rPr>
                <w:rFonts w:ascii="Times New Roman" w:hAnsi="Times New Roman" w:cs="Times New Roman"/>
                <w:bCs/>
                <w:sz w:val="26"/>
                <w:szCs w:val="26"/>
              </w:rPr>
              <w:t>.</w:t>
            </w:r>
          </w:p>
        </w:tc>
      </w:tr>
      <w:tr w:rsidR="004E3DD2" w:rsidRPr="003E245E" w14:paraId="7D80D7DC" w14:textId="77777777" w:rsidTr="00AF1924">
        <w:trPr>
          <w:trHeight w:val="732"/>
        </w:trPr>
        <w:tc>
          <w:tcPr>
            <w:tcW w:w="8755" w:type="dxa"/>
            <w:gridSpan w:val="2"/>
            <w:vAlign w:val="center"/>
          </w:tcPr>
          <w:p w14:paraId="56498882" w14:textId="5587A40C" w:rsidR="004E3DD2" w:rsidRPr="003E245E" w:rsidRDefault="004E3DD2">
            <w:pPr>
              <w:ind w:right="-108"/>
              <w:jc w:val="both"/>
              <w:rPr>
                <w:rFonts w:ascii="Times New Roman" w:hAnsi="Times New Roman" w:cs="Times New Roman"/>
                <w:bCs/>
                <w:sz w:val="26"/>
                <w:szCs w:val="26"/>
              </w:rPr>
              <w:pPrChange w:id="939" w:author="Truong Viet" w:date="2020-05-14T00:43:00Z">
                <w:pPr>
                  <w:framePr w:hSpace="180" w:wrap="around" w:vAnchor="text" w:hAnchor="text" w:x="108" w:y="1"/>
                  <w:ind w:right="-108"/>
                  <w:suppressOverlap/>
                </w:pPr>
              </w:pPrChange>
            </w:pPr>
            <w:r w:rsidRPr="003E245E">
              <w:rPr>
                <w:rFonts w:ascii="Times New Roman" w:hAnsi="Times New Roman" w:cs="Times New Roman"/>
                <w:bCs/>
                <w:sz w:val="26"/>
                <w:szCs w:val="26"/>
              </w:rPr>
              <w:t>Tạo mới</w:t>
            </w:r>
            <w:r w:rsidR="00262C4B" w:rsidRPr="003E245E">
              <w:rPr>
                <w:rFonts w:ascii="Times New Roman" w:hAnsi="Times New Roman" w:cs="Times New Roman"/>
                <w:bCs/>
                <w:sz w:val="26"/>
                <w:szCs w:val="26"/>
              </w:rPr>
              <w:t xml:space="preserve"> học bổng</w:t>
            </w:r>
            <w:r w:rsidRPr="003E245E">
              <w:rPr>
                <w:rFonts w:ascii="Times New Roman" w:hAnsi="Times New Roman" w:cs="Times New Roman"/>
                <w:bCs/>
                <w:sz w:val="26"/>
                <w:szCs w:val="26"/>
              </w:rPr>
              <w:t>:</w:t>
            </w:r>
          </w:p>
          <w:p w14:paraId="5E06D0FF" w14:textId="176455D9" w:rsidR="004E3DD2" w:rsidRPr="003E245E" w:rsidRDefault="004E3DD2">
            <w:pPr>
              <w:pStyle w:val="ListParagraph"/>
              <w:numPr>
                <w:ilvl w:val="0"/>
                <w:numId w:val="6"/>
              </w:numPr>
              <w:ind w:right="-108"/>
              <w:jc w:val="both"/>
              <w:rPr>
                <w:rFonts w:ascii="Times New Roman" w:hAnsi="Times New Roman" w:cs="Times New Roman"/>
                <w:bCs/>
                <w:sz w:val="26"/>
                <w:szCs w:val="26"/>
              </w:rPr>
              <w:pPrChange w:id="940" w:author="Truong Viet" w:date="2020-05-14T00:43: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w:t>
            </w:r>
            <w:r w:rsidR="00262C4B"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nhấn button </w:t>
            </w:r>
            <w:r w:rsidR="00262C4B" w:rsidRPr="003E245E">
              <w:rPr>
                <w:rFonts w:ascii="Times New Roman" w:hAnsi="Times New Roman" w:cs="Times New Roman"/>
                <w:bCs/>
                <w:sz w:val="26"/>
                <w:szCs w:val="26"/>
              </w:rPr>
              <w:t>Thêm học bổng</w:t>
            </w:r>
            <w:r w:rsidRPr="003E245E">
              <w:rPr>
                <w:rFonts w:ascii="Times New Roman" w:hAnsi="Times New Roman" w:cs="Times New Roman"/>
                <w:bCs/>
                <w:sz w:val="26"/>
                <w:szCs w:val="26"/>
              </w:rPr>
              <w:t xml:space="preserve">. Hệ thống sẽ đưa ra màn hình tạo mới </w:t>
            </w:r>
            <w:r w:rsidR="00484896"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Hệ thống yêu cầu người</w:t>
            </w:r>
            <w:r w:rsidR="00262C4B" w:rsidRPr="003E245E">
              <w:rPr>
                <w:rFonts w:ascii="Times New Roman" w:hAnsi="Times New Roman" w:cs="Times New Roman"/>
                <w:bCs/>
                <w:sz w:val="26"/>
                <w:szCs w:val="26"/>
              </w:rPr>
              <w:t xml:space="preserve"> dùng </w:t>
            </w:r>
            <w:r w:rsidRPr="003E245E">
              <w:rPr>
                <w:rFonts w:ascii="Times New Roman" w:hAnsi="Times New Roman" w:cs="Times New Roman"/>
                <w:bCs/>
                <w:sz w:val="26"/>
                <w:szCs w:val="26"/>
              </w:rPr>
              <w:t xml:space="preserve">nhập thông tin cho </w:t>
            </w:r>
            <w:r w:rsidR="00262C4B" w:rsidRPr="003E245E">
              <w:rPr>
                <w:rFonts w:ascii="Times New Roman" w:hAnsi="Times New Roman" w:cs="Times New Roman"/>
                <w:bCs/>
                <w:sz w:val="26"/>
                <w:szCs w:val="26"/>
              </w:rPr>
              <w:t>học bổng.</w:t>
            </w:r>
            <w:r w:rsidR="00A61BF6" w:rsidRPr="003E245E">
              <w:rPr>
                <w:rFonts w:ascii="Times New Roman" w:hAnsi="Times New Roman" w:cs="Times New Roman"/>
                <w:bCs/>
                <w:sz w:val="26"/>
                <w:szCs w:val="26"/>
              </w:rPr>
              <w:t xml:space="preserve"> </w:t>
            </w:r>
            <w:r w:rsidRPr="003E245E">
              <w:rPr>
                <w:rFonts w:ascii="Times New Roman" w:hAnsi="Times New Roman" w:cs="Times New Roman"/>
                <w:bCs/>
                <w:sz w:val="26"/>
                <w:szCs w:val="26"/>
              </w:rPr>
              <w:t>Người</w:t>
            </w:r>
            <w:r w:rsidR="00262C4B" w:rsidRPr="003E245E">
              <w:rPr>
                <w:rFonts w:ascii="Times New Roman" w:hAnsi="Times New Roman" w:cs="Times New Roman"/>
                <w:bCs/>
                <w:sz w:val="26"/>
                <w:szCs w:val="26"/>
              </w:rPr>
              <w:t xml:space="preserve"> dùng </w:t>
            </w:r>
            <w:r w:rsidRPr="003E245E">
              <w:rPr>
                <w:rFonts w:ascii="Times New Roman" w:hAnsi="Times New Roman" w:cs="Times New Roman"/>
                <w:bCs/>
                <w:sz w:val="26"/>
                <w:szCs w:val="26"/>
              </w:rPr>
              <w:t xml:space="preserve">nhấn button Lưu. Hệ thống sẽ thực hiện việc tạo mới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w:t>
            </w:r>
          </w:p>
          <w:p w14:paraId="3B11E251" w14:textId="7FC1F73F" w:rsidR="00A61BF6" w:rsidRPr="003E245E" w:rsidRDefault="00A61BF6">
            <w:pPr>
              <w:pStyle w:val="ListParagraph"/>
              <w:numPr>
                <w:ilvl w:val="0"/>
                <w:numId w:val="6"/>
              </w:numPr>
              <w:ind w:right="-108"/>
              <w:jc w:val="both"/>
              <w:rPr>
                <w:rFonts w:ascii="Times New Roman" w:hAnsi="Times New Roman" w:cs="Times New Roman"/>
                <w:bCs/>
                <w:sz w:val="26"/>
                <w:szCs w:val="26"/>
              </w:rPr>
              <w:pPrChange w:id="941" w:author="Truong Viet" w:date="2020-05-14T00:43: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Người</w:t>
            </w:r>
            <w:r w:rsidR="00E944E5" w:rsidRPr="003E245E">
              <w:rPr>
                <w:rFonts w:ascii="Times New Roman" w:hAnsi="Times New Roman" w:cs="Times New Roman"/>
                <w:bCs/>
                <w:sz w:val="26"/>
                <w:szCs w:val="26"/>
              </w:rPr>
              <w:t xml:space="preserve"> có thể</w:t>
            </w:r>
            <w:r w:rsidRPr="003E245E">
              <w:rPr>
                <w:rFonts w:ascii="Times New Roman" w:hAnsi="Times New Roman" w:cs="Times New Roman"/>
                <w:bCs/>
                <w:sz w:val="26"/>
                <w:szCs w:val="26"/>
              </w:rPr>
              <w:t xml:space="preserve"> dùng import học bổng mới bằng file Excel.</w:t>
            </w:r>
          </w:p>
          <w:p w14:paraId="468CA472" w14:textId="49684857" w:rsidR="004E3DD2" w:rsidRPr="003E245E" w:rsidRDefault="004E3DD2">
            <w:pPr>
              <w:ind w:right="-108"/>
              <w:jc w:val="both"/>
              <w:rPr>
                <w:rFonts w:ascii="Times New Roman" w:hAnsi="Times New Roman" w:cs="Times New Roman"/>
                <w:bCs/>
                <w:sz w:val="26"/>
                <w:szCs w:val="26"/>
              </w:rPr>
              <w:pPrChange w:id="942" w:author="Truong Viet" w:date="2020-05-14T00:43:00Z">
                <w:pPr>
                  <w:framePr w:hSpace="180" w:wrap="around" w:vAnchor="text" w:hAnchor="text" w:x="108" w:y="1"/>
                  <w:ind w:right="-108"/>
                  <w:suppressOverlap/>
                </w:pPr>
              </w:pPrChange>
            </w:pPr>
            <w:r w:rsidRPr="003E245E">
              <w:rPr>
                <w:rFonts w:ascii="Times New Roman" w:hAnsi="Times New Roman" w:cs="Times New Roman"/>
                <w:bCs/>
                <w:sz w:val="26"/>
                <w:szCs w:val="26"/>
              </w:rPr>
              <w:t xml:space="preserve">Sửa </w:t>
            </w:r>
            <w:r w:rsidR="00262C4B" w:rsidRPr="003E245E">
              <w:rPr>
                <w:rFonts w:ascii="Times New Roman" w:hAnsi="Times New Roman" w:cs="Times New Roman"/>
                <w:bCs/>
                <w:sz w:val="26"/>
                <w:szCs w:val="26"/>
              </w:rPr>
              <w:t xml:space="preserve">học bổng </w:t>
            </w:r>
            <w:r w:rsidRPr="003E245E">
              <w:rPr>
                <w:rFonts w:ascii="Times New Roman" w:hAnsi="Times New Roman" w:cs="Times New Roman"/>
                <w:bCs/>
                <w:sz w:val="26"/>
                <w:szCs w:val="26"/>
              </w:rPr>
              <w:t>:</w:t>
            </w:r>
          </w:p>
          <w:p w14:paraId="1C8D9324" w14:textId="4769447D" w:rsidR="004E3DD2" w:rsidRPr="003E245E" w:rsidRDefault="004E3DD2">
            <w:pPr>
              <w:pStyle w:val="ListParagraph"/>
              <w:numPr>
                <w:ilvl w:val="0"/>
                <w:numId w:val="6"/>
              </w:numPr>
              <w:ind w:right="-108"/>
              <w:jc w:val="both"/>
              <w:rPr>
                <w:rFonts w:ascii="Times New Roman" w:hAnsi="Times New Roman" w:cs="Times New Roman"/>
                <w:bCs/>
                <w:sz w:val="26"/>
                <w:szCs w:val="26"/>
              </w:rPr>
              <w:pPrChange w:id="943" w:author="Truong Viet" w:date="2020-05-14T00:43: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w:t>
            </w:r>
            <w:r w:rsidR="00262C4B"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nhấn button Sửa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ở danh sách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Hệ thống đưa ra màn hình sửa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yêu cầu người </w:t>
            </w:r>
            <w:r w:rsidR="00262C4B"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nhập thông tin của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và nhấn button Lưu. Hệ thống sẽ thực hiện việc sửa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w:t>
            </w:r>
          </w:p>
          <w:p w14:paraId="7E528ADD" w14:textId="40AC0FB7" w:rsidR="004E3DD2" w:rsidRPr="003E245E" w:rsidRDefault="004E3DD2">
            <w:pPr>
              <w:ind w:right="-108"/>
              <w:jc w:val="both"/>
              <w:rPr>
                <w:rFonts w:ascii="Times New Roman" w:hAnsi="Times New Roman" w:cs="Times New Roman"/>
                <w:bCs/>
                <w:sz w:val="26"/>
                <w:szCs w:val="26"/>
              </w:rPr>
              <w:pPrChange w:id="944" w:author="Truong Viet" w:date="2020-05-14T00:43:00Z">
                <w:pPr>
                  <w:framePr w:hSpace="180" w:wrap="around" w:vAnchor="text" w:hAnchor="text" w:x="108" w:y="1"/>
                  <w:ind w:right="-108"/>
                  <w:suppressOverlap/>
                </w:pPr>
              </w:pPrChange>
            </w:pPr>
            <w:r w:rsidRPr="003E245E">
              <w:rPr>
                <w:rFonts w:ascii="Times New Roman" w:hAnsi="Times New Roman" w:cs="Times New Roman"/>
                <w:bCs/>
                <w:sz w:val="26"/>
                <w:szCs w:val="26"/>
              </w:rPr>
              <w:lastRenderedPageBreak/>
              <w:t>Xóa</w:t>
            </w:r>
            <w:r w:rsidR="00262C4B" w:rsidRPr="003E245E">
              <w:rPr>
                <w:rFonts w:ascii="Times New Roman" w:hAnsi="Times New Roman" w:cs="Times New Roman"/>
                <w:bCs/>
                <w:sz w:val="26"/>
                <w:szCs w:val="26"/>
              </w:rPr>
              <w:t xml:space="preserve"> học bổng </w:t>
            </w:r>
            <w:r w:rsidRPr="003E245E">
              <w:rPr>
                <w:rFonts w:ascii="Times New Roman" w:hAnsi="Times New Roman" w:cs="Times New Roman"/>
                <w:bCs/>
                <w:sz w:val="26"/>
                <w:szCs w:val="26"/>
              </w:rPr>
              <w:t xml:space="preserve">: </w:t>
            </w:r>
          </w:p>
          <w:p w14:paraId="3FA648BB" w14:textId="4243DEEB" w:rsidR="004E3DD2" w:rsidRPr="003E245E" w:rsidRDefault="004E3DD2">
            <w:pPr>
              <w:pStyle w:val="ListParagraph"/>
              <w:numPr>
                <w:ilvl w:val="0"/>
                <w:numId w:val="6"/>
              </w:numPr>
              <w:ind w:right="-108"/>
              <w:jc w:val="both"/>
              <w:rPr>
                <w:rFonts w:ascii="Times New Roman" w:hAnsi="Times New Roman" w:cs="Times New Roman"/>
                <w:bCs/>
                <w:sz w:val="26"/>
                <w:szCs w:val="26"/>
              </w:rPr>
              <w:pPrChange w:id="945" w:author="Truong Viet" w:date="2020-05-14T00:43: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w:t>
            </w:r>
            <w:r w:rsidR="00262C4B"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nhấn button Xóa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ở danh sách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Hệ thống đưa ra màn hình xác nhận việc xóa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Hệ thống sẽ thực hiện việc xóa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w:t>
            </w:r>
          </w:p>
          <w:p w14:paraId="6940FEEE" w14:textId="77777777" w:rsidR="004E3DD2" w:rsidRPr="003E245E" w:rsidRDefault="004E3DD2">
            <w:pPr>
              <w:ind w:right="-108"/>
              <w:jc w:val="both"/>
              <w:rPr>
                <w:rFonts w:ascii="Times New Roman" w:hAnsi="Times New Roman" w:cs="Times New Roman"/>
                <w:bCs/>
                <w:sz w:val="26"/>
                <w:szCs w:val="26"/>
              </w:rPr>
              <w:pPrChange w:id="946" w:author="Truong Viet" w:date="2020-05-14T00:43:00Z">
                <w:pPr>
                  <w:framePr w:hSpace="180" w:wrap="around" w:vAnchor="text" w:hAnchor="text" w:x="108" w:y="1"/>
                  <w:ind w:right="-108"/>
                  <w:suppressOverlap/>
                </w:pPr>
              </w:pPrChange>
            </w:pPr>
          </w:p>
        </w:tc>
      </w:tr>
      <w:tr w:rsidR="004E3DD2" w:rsidRPr="003E245E" w14:paraId="5D8A1A9D" w14:textId="77777777" w:rsidTr="00AF1924">
        <w:trPr>
          <w:trHeight w:val="732"/>
        </w:trPr>
        <w:tc>
          <w:tcPr>
            <w:tcW w:w="8755" w:type="dxa"/>
            <w:gridSpan w:val="2"/>
            <w:vAlign w:val="center"/>
          </w:tcPr>
          <w:p w14:paraId="52E6063C" w14:textId="3FD8208F" w:rsidR="004E3DD2" w:rsidRPr="003E245E" w:rsidRDefault="004E3DD2">
            <w:pPr>
              <w:ind w:right="-108"/>
              <w:jc w:val="both"/>
              <w:rPr>
                <w:rFonts w:ascii="Times New Roman" w:hAnsi="Times New Roman" w:cs="Times New Roman"/>
                <w:bCs/>
                <w:sz w:val="26"/>
                <w:szCs w:val="26"/>
              </w:rPr>
              <w:pPrChange w:id="947" w:author="Truong Viet" w:date="2020-05-14T00:43:00Z">
                <w:pPr>
                  <w:framePr w:hSpace="180" w:wrap="around" w:vAnchor="text" w:hAnchor="text" w:x="108" w:y="1"/>
                  <w:ind w:right="-108"/>
                  <w:suppressOverlap/>
                </w:pPr>
              </w:pPrChange>
            </w:pPr>
            <w:r w:rsidRPr="003E245E">
              <w:rPr>
                <w:rFonts w:ascii="Times New Roman" w:hAnsi="Times New Roman" w:cs="Times New Roman"/>
                <w:bCs/>
                <w:sz w:val="26"/>
                <w:szCs w:val="26"/>
              </w:rPr>
              <w:lastRenderedPageBreak/>
              <w:t xml:space="preserve">Điều kiện tiên quyết: Người </w:t>
            </w:r>
            <w:r w:rsidR="00262C4B" w:rsidRPr="003E245E">
              <w:rPr>
                <w:rFonts w:ascii="Times New Roman" w:hAnsi="Times New Roman" w:cs="Times New Roman"/>
                <w:bCs/>
                <w:sz w:val="26"/>
                <w:szCs w:val="26"/>
              </w:rPr>
              <w:t xml:space="preserve">dùng </w:t>
            </w:r>
            <w:r w:rsidRPr="003E245E">
              <w:rPr>
                <w:rFonts w:ascii="Times New Roman" w:hAnsi="Times New Roman" w:cs="Times New Roman"/>
                <w:bCs/>
                <w:sz w:val="26"/>
                <w:szCs w:val="26"/>
              </w:rPr>
              <w:t xml:space="preserve"> phải đăng nhập thành công vào hệ thống và có quyền thao tác trên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w:t>
            </w:r>
          </w:p>
        </w:tc>
      </w:tr>
      <w:tr w:rsidR="004E3DD2" w:rsidRPr="003E245E" w14:paraId="2DFD223E" w14:textId="77777777" w:rsidTr="00AF1924">
        <w:trPr>
          <w:trHeight w:val="732"/>
        </w:trPr>
        <w:tc>
          <w:tcPr>
            <w:tcW w:w="8755" w:type="dxa"/>
            <w:gridSpan w:val="2"/>
            <w:vAlign w:val="center"/>
          </w:tcPr>
          <w:p w14:paraId="162BEBAE" w14:textId="72D35260" w:rsidR="004E3DD2" w:rsidRPr="003E245E" w:rsidRDefault="004E3DD2">
            <w:pPr>
              <w:keepNext/>
              <w:ind w:right="-108"/>
              <w:jc w:val="both"/>
              <w:rPr>
                <w:rFonts w:ascii="Times New Roman" w:hAnsi="Times New Roman" w:cs="Times New Roman"/>
                <w:bCs/>
                <w:sz w:val="26"/>
                <w:szCs w:val="26"/>
              </w:rPr>
              <w:pPrChange w:id="948" w:author="Truong Viet" w:date="2020-05-14T00:43:00Z">
                <w:pPr>
                  <w:keepNext/>
                  <w:framePr w:hSpace="180" w:wrap="around" w:vAnchor="text" w:hAnchor="text" w:x="108" w:y="1"/>
                  <w:ind w:right="-108"/>
                  <w:suppressOverlap/>
                </w:pPr>
              </w:pPrChange>
            </w:pPr>
            <w:r w:rsidRPr="003E245E">
              <w:rPr>
                <w:rFonts w:ascii="Times New Roman" w:hAnsi="Times New Roman" w:cs="Times New Roman"/>
                <w:bCs/>
                <w:sz w:val="26"/>
                <w:szCs w:val="26"/>
              </w:rPr>
              <w:t xml:space="preserve">Kết quả: Sau khi tạo mới hoặc sửa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thành công, hệ thống sẽ đưa thông tin mới lưu vào cơ sở dữ liệu. Sau khi xóa </w:t>
            </w:r>
            <w:r w:rsidR="00262C4B" w:rsidRPr="003E245E">
              <w:rPr>
                <w:rFonts w:ascii="Times New Roman" w:hAnsi="Times New Roman" w:cs="Times New Roman"/>
                <w:bCs/>
                <w:sz w:val="26"/>
                <w:szCs w:val="26"/>
              </w:rPr>
              <w:t xml:space="preserve">học bổng </w:t>
            </w:r>
            <w:r w:rsidRPr="003E245E">
              <w:rPr>
                <w:rFonts w:ascii="Times New Roman" w:hAnsi="Times New Roman" w:cs="Times New Roman"/>
                <w:bCs/>
                <w:sz w:val="26"/>
                <w:szCs w:val="26"/>
              </w:rPr>
              <w:t xml:space="preserve">thành công, hệ thống sẽ xóa thông tin của </w:t>
            </w:r>
            <w:r w:rsidR="00262C4B"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đó trong cơ sở dữ liệu .</w:t>
            </w:r>
          </w:p>
        </w:tc>
      </w:tr>
    </w:tbl>
    <w:p w14:paraId="6317688E" w14:textId="51363D5D" w:rsidR="004E3DD2" w:rsidRPr="003E245E" w:rsidRDefault="00F337AC" w:rsidP="00E52F19">
      <w:pPr>
        <w:jc w:val="center"/>
        <w:rPr>
          <w:rFonts w:ascii="Times New Roman" w:hAnsi="Times New Roman" w:cs="Times New Roman"/>
          <w:bCs/>
          <w:sz w:val="26"/>
          <w:szCs w:val="26"/>
        </w:rPr>
      </w:pPr>
      <w:bookmarkStart w:id="949" w:name="_Toc37241634"/>
      <w:r w:rsidRPr="003E245E">
        <w:rPr>
          <w:rFonts w:ascii="Times New Roman" w:hAnsi="Times New Roman" w:cs="Times New Roman"/>
          <w:bCs/>
          <w:sz w:val="26"/>
          <w:szCs w:val="26"/>
        </w:rPr>
        <w:t xml:space="preserve">Bảng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Bảng \* ARABIC </w:instrText>
      </w:r>
      <w:r w:rsidR="00101636" w:rsidRPr="003E245E">
        <w:rPr>
          <w:rFonts w:ascii="Times New Roman" w:hAnsi="Times New Roman" w:cs="Times New Roman"/>
          <w:bCs/>
          <w:sz w:val="26"/>
          <w:szCs w:val="26"/>
        </w:rPr>
        <w:fldChar w:fldCharType="separate"/>
      </w:r>
      <w:r w:rsidRPr="003E245E">
        <w:rPr>
          <w:rFonts w:ascii="Times New Roman" w:hAnsi="Times New Roman" w:cs="Times New Roman"/>
          <w:bCs/>
          <w:noProof/>
          <w:sz w:val="26"/>
          <w:szCs w:val="26"/>
        </w:rPr>
        <w:t>4</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Mô tả Usecase Trao học bổng.</w:t>
      </w:r>
      <w:bookmarkEnd w:id="949"/>
    </w:p>
    <w:tbl>
      <w:tblPr>
        <w:tblStyle w:val="TableGrid"/>
        <w:tblpPr w:leftFromText="180" w:rightFromText="180" w:vertAnchor="text" w:tblpX="114" w:tblpY="1"/>
        <w:tblOverlap w:val="never"/>
        <w:tblW w:w="8755" w:type="dxa"/>
        <w:tblLook w:val="04A0" w:firstRow="1" w:lastRow="0" w:firstColumn="1" w:lastColumn="0" w:noHBand="0" w:noVBand="1"/>
      </w:tblPr>
      <w:tblGrid>
        <w:gridCol w:w="4712"/>
        <w:gridCol w:w="4043"/>
      </w:tblGrid>
      <w:tr w:rsidR="004E3DD2" w:rsidRPr="003E245E" w14:paraId="63433069" w14:textId="77777777" w:rsidTr="00AF1924">
        <w:trPr>
          <w:trHeight w:val="487"/>
        </w:trPr>
        <w:tc>
          <w:tcPr>
            <w:tcW w:w="4712" w:type="dxa"/>
            <w:vAlign w:val="center"/>
          </w:tcPr>
          <w:p w14:paraId="14130D18" w14:textId="5B4AEC4F" w:rsidR="004E3DD2" w:rsidRPr="003E245E" w:rsidRDefault="004E3DD2">
            <w:pPr>
              <w:pStyle w:val="ListParagraph"/>
              <w:ind w:left="0" w:right="-284"/>
              <w:jc w:val="both"/>
              <w:rPr>
                <w:rFonts w:ascii="Times New Roman" w:hAnsi="Times New Roman" w:cs="Times New Roman"/>
                <w:bCs/>
                <w:sz w:val="26"/>
                <w:szCs w:val="26"/>
              </w:rPr>
              <w:pPrChange w:id="950" w:author="Truong Viet" w:date="2020-05-14T00:43: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Tên usecase</w:t>
            </w:r>
            <w:r w:rsidR="006738ED" w:rsidRPr="003E245E">
              <w:rPr>
                <w:rFonts w:ascii="Times New Roman" w:hAnsi="Times New Roman" w:cs="Times New Roman"/>
                <w:bCs/>
                <w:sz w:val="26"/>
                <w:szCs w:val="26"/>
              </w:rPr>
              <w:t>: Trao học bổng</w:t>
            </w:r>
          </w:p>
        </w:tc>
        <w:tc>
          <w:tcPr>
            <w:tcW w:w="4043" w:type="dxa"/>
            <w:vAlign w:val="center"/>
          </w:tcPr>
          <w:p w14:paraId="39EA0EB6" w14:textId="32147B9B" w:rsidR="004E3DD2" w:rsidRPr="003E245E" w:rsidRDefault="004E3DD2">
            <w:pPr>
              <w:pStyle w:val="ListParagraph"/>
              <w:ind w:left="0" w:right="-284"/>
              <w:jc w:val="both"/>
              <w:rPr>
                <w:rFonts w:ascii="Times New Roman" w:hAnsi="Times New Roman" w:cs="Times New Roman"/>
                <w:bCs/>
                <w:sz w:val="26"/>
                <w:szCs w:val="26"/>
              </w:rPr>
              <w:pPrChange w:id="951" w:author="Truong Viet" w:date="2020-05-14T00:43: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ID: UC</w:t>
            </w:r>
            <w:r w:rsidR="006738ED" w:rsidRPr="003E245E">
              <w:rPr>
                <w:rFonts w:ascii="Times New Roman" w:hAnsi="Times New Roman" w:cs="Times New Roman"/>
                <w:bCs/>
                <w:sz w:val="26"/>
                <w:szCs w:val="26"/>
              </w:rPr>
              <w:t>3</w:t>
            </w:r>
          </w:p>
        </w:tc>
      </w:tr>
      <w:tr w:rsidR="004E3DD2" w:rsidRPr="003E245E" w14:paraId="49848261" w14:textId="77777777" w:rsidTr="00AF1924">
        <w:trPr>
          <w:trHeight w:val="487"/>
        </w:trPr>
        <w:tc>
          <w:tcPr>
            <w:tcW w:w="4712" w:type="dxa"/>
            <w:vAlign w:val="center"/>
          </w:tcPr>
          <w:p w14:paraId="23A5133F" w14:textId="77777777" w:rsidR="004E3DD2" w:rsidRPr="003E245E" w:rsidRDefault="004E3DD2">
            <w:pPr>
              <w:pStyle w:val="ListParagraph"/>
              <w:ind w:left="0" w:right="-284"/>
              <w:jc w:val="both"/>
              <w:rPr>
                <w:rFonts w:ascii="Times New Roman" w:hAnsi="Times New Roman" w:cs="Times New Roman"/>
                <w:bCs/>
                <w:sz w:val="26"/>
                <w:szCs w:val="26"/>
              </w:rPr>
              <w:pPrChange w:id="952" w:author="Truong Viet" w:date="2020-05-14T00:43: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Tác nhân chính: Admin</w:t>
            </w:r>
          </w:p>
        </w:tc>
        <w:tc>
          <w:tcPr>
            <w:tcW w:w="4043" w:type="dxa"/>
            <w:vAlign w:val="center"/>
          </w:tcPr>
          <w:p w14:paraId="0EE02F55" w14:textId="77777777" w:rsidR="004E3DD2" w:rsidRPr="003E245E" w:rsidRDefault="004E3DD2">
            <w:pPr>
              <w:pStyle w:val="ListParagraph"/>
              <w:ind w:left="0" w:right="-284"/>
              <w:jc w:val="both"/>
              <w:rPr>
                <w:rFonts w:ascii="Times New Roman" w:hAnsi="Times New Roman" w:cs="Times New Roman"/>
                <w:bCs/>
                <w:sz w:val="26"/>
                <w:szCs w:val="26"/>
              </w:rPr>
              <w:pPrChange w:id="953" w:author="Truong Viet" w:date="2020-05-14T00:43: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Kiểu:  Chi tiết</w:t>
            </w:r>
          </w:p>
        </w:tc>
      </w:tr>
      <w:tr w:rsidR="004E3DD2" w:rsidRPr="003E245E" w14:paraId="2983D1BE" w14:textId="77777777" w:rsidTr="00AF1924">
        <w:trPr>
          <w:trHeight w:val="1140"/>
        </w:trPr>
        <w:tc>
          <w:tcPr>
            <w:tcW w:w="8755" w:type="dxa"/>
            <w:gridSpan w:val="2"/>
            <w:vAlign w:val="center"/>
          </w:tcPr>
          <w:p w14:paraId="7B8AAD69" w14:textId="77777777" w:rsidR="004E3DD2" w:rsidRPr="003E245E" w:rsidRDefault="004E3DD2">
            <w:pPr>
              <w:pStyle w:val="ListParagraph"/>
              <w:ind w:left="0" w:right="-108"/>
              <w:jc w:val="both"/>
              <w:rPr>
                <w:rFonts w:ascii="Times New Roman" w:hAnsi="Times New Roman" w:cs="Times New Roman"/>
                <w:bCs/>
                <w:sz w:val="26"/>
                <w:szCs w:val="26"/>
              </w:rPr>
              <w:pPrChange w:id="954" w:author="Truong Viet" w:date="2020-05-14T00:43:00Z">
                <w:pPr>
                  <w:pStyle w:val="ListParagraph"/>
                  <w:framePr w:hSpace="180" w:wrap="around" w:vAnchor="text" w:hAnchor="text" w:x="114" w:y="1"/>
                  <w:ind w:left="0" w:right="-108"/>
                  <w:suppressOverlap/>
                </w:pPr>
              </w:pPrChange>
            </w:pPr>
            <w:r w:rsidRPr="003E245E">
              <w:rPr>
                <w:rFonts w:ascii="Times New Roman" w:hAnsi="Times New Roman" w:cs="Times New Roman"/>
                <w:bCs/>
                <w:sz w:val="26"/>
                <w:szCs w:val="26"/>
              </w:rPr>
              <w:t>Mô tả ngắn gọn:</w:t>
            </w:r>
          </w:p>
          <w:p w14:paraId="122B7DBF" w14:textId="51CA07D0" w:rsidR="004E3DD2" w:rsidRPr="003E245E" w:rsidRDefault="004E3DD2">
            <w:pPr>
              <w:pStyle w:val="ListParagraph"/>
              <w:numPr>
                <w:ilvl w:val="0"/>
                <w:numId w:val="1"/>
              </w:numPr>
              <w:spacing w:line="256" w:lineRule="auto"/>
              <w:ind w:left="0" w:right="-108"/>
              <w:jc w:val="both"/>
              <w:rPr>
                <w:rFonts w:ascii="Times New Roman" w:hAnsi="Times New Roman" w:cs="Times New Roman"/>
                <w:bCs/>
                <w:sz w:val="26"/>
                <w:szCs w:val="26"/>
              </w:rPr>
              <w:pPrChange w:id="955" w:author="Truong Viet" w:date="2020-05-14T00:43:00Z">
                <w:pPr>
                  <w:pStyle w:val="ListParagraph"/>
                  <w:framePr w:hSpace="180" w:wrap="around" w:vAnchor="text" w:hAnchor="text" w:x="114" w:y="1"/>
                  <w:numPr>
                    <w:numId w:val="1"/>
                  </w:numPr>
                  <w:spacing w:line="256" w:lineRule="auto"/>
                  <w:ind w:left="0" w:right="-108" w:hanging="360"/>
                  <w:suppressOverlap/>
                </w:pPr>
              </w:pPrChange>
            </w:pPr>
            <w:r w:rsidRPr="003E245E">
              <w:rPr>
                <w:rFonts w:ascii="Times New Roman" w:hAnsi="Times New Roman" w:cs="Times New Roman"/>
                <w:bCs/>
                <w:sz w:val="26"/>
                <w:szCs w:val="26"/>
              </w:rPr>
              <w:t xml:space="preserve">Usecase này thể hiện chức </w:t>
            </w:r>
            <w:r w:rsidR="006738ED" w:rsidRPr="003E245E">
              <w:rPr>
                <w:rFonts w:ascii="Times New Roman" w:hAnsi="Times New Roman" w:cs="Times New Roman"/>
                <w:bCs/>
                <w:sz w:val="26"/>
                <w:szCs w:val="26"/>
              </w:rPr>
              <w:t>năng trao học bổng cho sinh viên</w:t>
            </w:r>
          </w:p>
        </w:tc>
      </w:tr>
      <w:tr w:rsidR="004E3DD2" w:rsidRPr="003E245E" w14:paraId="0D345F41" w14:textId="77777777" w:rsidTr="00AF1924">
        <w:trPr>
          <w:trHeight w:val="807"/>
        </w:trPr>
        <w:tc>
          <w:tcPr>
            <w:tcW w:w="8755" w:type="dxa"/>
            <w:gridSpan w:val="2"/>
            <w:vAlign w:val="center"/>
          </w:tcPr>
          <w:p w14:paraId="41123932" w14:textId="2406080D" w:rsidR="004E3DD2" w:rsidRPr="003E245E" w:rsidRDefault="006738ED">
            <w:pPr>
              <w:ind w:right="-108"/>
              <w:jc w:val="both"/>
              <w:rPr>
                <w:rFonts w:ascii="Times New Roman" w:hAnsi="Times New Roman" w:cs="Times New Roman"/>
                <w:bCs/>
                <w:sz w:val="26"/>
                <w:szCs w:val="26"/>
              </w:rPr>
              <w:pPrChange w:id="956" w:author="Truong Viet" w:date="2020-05-14T00:43:00Z">
                <w:pPr>
                  <w:framePr w:hSpace="180" w:wrap="around" w:vAnchor="text" w:hAnchor="text" w:x="114" w:y="1"/>
                  <w:ind w:right="-108"/>
                  <w:suppressOverlap/>
                </w:pPr>
              </w:pPrChange>
            </w:pPr>
            <w:r w:rsidRPr="003E245E">
              <w:rPr>
                <w:rFonts w:ascii="Times New Roman" w:hAnsi="Times New Roman" w:cs="Times New Roman"/>
                <w:bCs/>
                <w:sz w:val="26"/>
                <w:szCs w:val="26"/>
              </w:rPr>
              <w:t>Tìm kiếm, lọc sinh viên</w:t>
            </w:r>
            <w:r w:rsidR="004E3DD2" w:rsidRPr="003E245E">
              <w:rPr>
                <w:rFonts w:ascii="Times New Roman" w:hAnsi="Times New Roman" w:cs="Times New Roman"/>
                <w:bCs/>
                <w:sz w:val="26"/>
                <w:szCs w:val="26"/>
              </w:rPr>
              <w:t>:</w:t>
            </w:r>
          </w:p>
          <w:p w14:paraId="7328FE77" w14:textId="62B70CDB" w:rsidR="004E3DD2" w:rsidRPr="003E245E" w:rsidRDefault="004E3DD2" w:rsidP="00E85331">
            <w:pPr>
              <w:pStyle w:val="ListParagraph"/>
              <w:numPr>
                <w:ilvl w:val="0"/>
                <w:numId w:val="6"/>
              </w:numPr>
              <w:jc w:val="both"/>
              <w:rPr>
                <w:rFonts w:ascii="Times New Roman" w:hAnsi="Times New Roman" w:cs="Times New Roman"/>
                <w:bCs/>
                <w:sz w:val="26"/>
                <w:szCs w:val="26"/>
              </w:rPr>
            </w:pPr>
            <w:r w:rsidRPr="003E245E">
              <w:rPr>
                <w:rFonts w:ascii="Times New Roman" w:hAnsi="Times New Roman" w:cs="Times New Roman"/>
                <w:bCs/>
                <w:sz w:val="26"/>
                <w:szCs w:val="26"/>
              </w:rPr>
              <w:t xml:space="preserve">Người </w:t>
            </w:r>
            <w:r w:rsidR="00E2026D"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w:t>
            </w:r>
            <w:r w:rsidR="006738ED" w:rsidRPr="003E245E">
              <w:rPr>
                <w:rFonts w:ascii="Times New Roman" w:hAnsi="Times New Roman" w:cs="Times New Roman"/>
                <w:bCs/>
                <w:sz w:val="26"/>
                <w:szCs w:val="26"/>
              </w:rPr>
              <w:t>nhập điều</w:t>
            </w:r>
            <w:r w:rsidR="00E2026D" w:rsidRPr="003E245E">
              <w:rPr>
                <w:rFonts w:ascii="Times New Roman" w:hAnsi="Times New Roman" w:cs="Times New Roman"/>
                <w:bCs/>
                <w:sz w:val="26"/>
                <w:szCs w:val="26"/>
              </w:rPr>
              <w:t xml:space="preserve"> kiện</w:t>
            </w:r>
            <w:r w:rsidR="006738ED" w:rsidRPr="003E245E">
              <w:rPr>
                <w:rFonts w:ascii="Times New Roman" w:hAnsi="Times New Roman" w:cs="Times New Roman"/>
                <w:bCs/>
                <w:sz w:val="26"/>
                <w:szCs w:val="26"/>
              </w:rPr>
              <w:t xml:space="preserve"> tìm kiếm, lọc trên khung Điểm học tập và Điểm rèn luyện</w:t>
            </w:r>
            <w:r w:rsidRPr="003E245E">
              <w:rPr>
                <w:rFonts w:ascii="Times New Roman" w:hAnsi="Times New Roman" w:cs="Times New Roman"/>
                <w:bCs/>
                <w:sz w:val="26"/>
                <w:szCs w:val="26"/>
              </w:rPr>
              <w:t xml:space="preserve">. Hệ thống đưa ra màn hình </w:t>
            </w:r>
            <w:r w:rsidR="006738ED" w:rsidRPr="003E245E">
              <w:rPr>
                <w:rFonts w:ascii="Times New Roman" w:hAnsi="Times New Roman" w:cs="Times New Roman"/>
                <w:bCs/>
                <w:sz w:val="26"/>
                <w:szCs w:val="26"/>
              </w:rPr>
              <w:t>danh sách sinh viên ứng với điều kiện đã lọc.</w:t>
            </w:r>
          </w:p>
          <w:p w14:paraId="06B70A21" w14:textId="3EFE36D0" w:rsidR="004E3DD2" w:rsidRPr="003E245E" w:rsidRDefault="006738ED">
            <w:pPr>
              <w:ind w:right="-108"/>
              <w:jc w:val="both"/>
              <w:rPr>
                <w:rFonts w:ascii="Times New Roman" w:hAnsi="Times New Roman" w:cs="Times New Roman"/>
                <w:bCs/>
                <w:sz w:val="26"/>
                <w:szCs w:val="26"/>
              </w:rPr>
              <w:pPrChange w:id="957" w:author="Truong Viet" w:date="2020-05-14T00:43:00Z">
                <w:pPr>
                  <w:framePr w:hSpace="180" w:wrap="around" w:vAnchor="text" w:hAnchor="text" w:x="114" w:y="1"/>
                  <w:ind w:right="-108"/>
                  <w:suppressOverlap/>
                </w:pPr>
              </w:pPrChange>
            </w:pPr>
            <w:r w:rsidRPr="003E245E">
              <w:rPr>
                <w:rFonts w:ascii="Times New Roman" w:hAnsi="Times New Roman" w:cs="Times New Roman"/>
                <w:bCs/>
                <w:sz w:val="26"/>
                <w:szCs w:val="26"/>
              </w:rPr>
              <w:t>Xem lịch sử học bổng của sinh viên</w:t>
            </w:r>
            <w:r w:rsidR="004E3DD2" w:rsidRPr="003E245E">
              <w:rPr>
                <w:rFonts w:ascii="Times New Roman" w:hAnsi="Times New Roman" w:cs="Times New Roman"/>
                <w:bCs/>
                <w:sz w:val="26"/>
                <w:szCs w:val="26"/>
              </w:rPr>
              <w:t>:</w:t>
            </w:r>
          </w:p>
          <w:p w14:paraId="370C40DF" w14:textId="52DEF85F" w:rsidR="004E3DD2" w:rsidRPr="003E245E" w:rsidRDefault="004E3DD2">
            <w:pPr>
              <w:pStyle w:val="ListParagraph"/>
              <w:numPr>
                <w:ilvl w:val="0"/>
                <w:numId w:val="6"/>
              </w:numPr>
              <w:ind w:right="-108"/>
              <w:jc w:val="both"/>
              <w:rPr>
                <w:rFonts w:ascii="Times New Roman" w:hAnsi="Times New Roman" w:cs="Times New Roman"/>
                <w:bCs/>
                <w:sz w:val="26"/>
                <w:szCs w:val="26"/>
              </w:rPr>
              <w:pPrChange w:id="958" w:author="Truong Viet" w:date="2020-05-14T00:43:00Z">
                <w:pPr>
                  <w:pStyle w:val="ListParagraph"/>
                  <w:framePr w:hSpace="180" w:wrap="around" w:vAnchor="text" w:hAnchor="text" w:x="114" w:y="1"/>
                  <w:numPr>
                    <w:numId w:val="6"/>
                  </w:numPr>
                  <w:ind w:right="-108" w:hanging="360"/>
                  <w:suppressOverlap/>
                </w:pPr>
              </w:pPrChange>
            </w:pPr>
            <w:r w:rsidRPr="003E245E">
              <w:rPr>
                <w:rFonts w:ascii="Times New Roman" w:hAnsi="Times New Roman" w:cs="Times New Roman"/>
                <w:bCs/>
                <w:sz w:val="26"/>
                <w:szCs w:val="26"/>
              </w:rPr>
              <w:t xml:space="preserve">Người </w:t>
            </w:r>
            <w:r w:rsidR="006738ED" w:rsidRPr="003E245E">
              <w:rPr>
                <w:rFonts w:ascii="Times New Roman" w:hAnsi="Times New Roman" w:cs="Times New Roman"/>
                <w:bCs/>
                <w:sz w:val="26"/>
                <w:szCs w:val="26"/>
              </w:rPr>
              <w:t>dùng nhắn vào button Xem lịch sử để xem lịch sử nhận học bổng của từng sinh viên. Trong trang Lịch sử học bổng, người dùng có thể chỉnh sửa thông tin nhận học bổng của sinh viên.</w:t>
            </w:r>
          </w:p>
          <w:p w14:paraId="6C217D48" w14:textId="2052D27E" w:rsidR="004E3DD2" w:rsidRPr="003E245E" w:rsidRDefault="006738ED">
            <w:pPr>
              <w:ind w:right="-108"/>
              <w:jc w:val="both"/>
              <w:rPr>
                <w:rFonts w:ascii="Times New Roman" w:hAnsi="Times New Roman" w:cs="Times New Roman"/>
                <w:bCs/>
                <w:sz w:val="26"/>
                <w:szCs w:val="26"/>
              </w:rPr>
              <w:pPrChange w:id="959" w:author="Truong Viet" w:date="2020-05-14T00:43:00Z">
                <w:pPr>
                  <w:framePr w:hSpace="180" w:wrap="around" w:vAnchor="text" w:hAnchor="text" w:x="114" w:y="1"/>
                  <w:ind w:right="-108"/>
                  <w:suppressOverlap/>
                </w:pPr>
              </w:pPrChange>
            </w:pPr>
            <w:r w:rsidRPr="003E245E">
              <w:rPr>
                <w:rFonts w:ascii="Times New Roman" w:hAnsi="Times New Roman" w:cs="Times New Roman"/>
                <w:bCs/>
                <w:sz w:val="26"/>
                <w:szCs w:val="26"/>
              </w:rPr>
              <w:t>Trao học bổng</w:t>
            </w:r>
            <w:r w:rsidR="004E3DD2" w:rsidRPr="003E245E">
              <w:rPr>
                <w:rFonts w:ascii="Times New Roman" w:hAnsi="Times New Roman" w:cs="Times New Roman"/>
                <w:bCs/>
                <w:sz w:val="26"/>
                <w:szCs w:val="26"/>
              </w:rPr>
              <w:t xml:space="preserve">: </w:t>
            </w:r>
          </w:p>
          <w:p w14:paraId="6DE16F8B" w14:textId="2CB5594F" w:rsidR="006738ED" w:rsidRPr="003E245E" w:rsidRDefault="006738ED">
            <w:pPr>
              <w:pStyle w:val="ListParagraph"/>
              <w:numPr>
                <w:ilvl w:val="0"/>
                <w:numId w:val="6"/>
              </w:numPr>
              <w:ind w:right="-108"/>
              <w:jc w:val="both"/>
              <w:rPr>
                <w:rFonts w:ascii="Times New Roman" w:hAnsi="Times New Roman" w:cs="Times New Roman"/>
                <w:bCs/>
                <w:sz w:val="26"/>
                <w:szCs w:val="26"/>
              </w:rPr>
              <w:pPrChange w:id="960" w:author="Truong Viet" w:date="2020-05-14T00:43:00Z">
                <w:pPr>
                  <w:pStyle w:val="ListParagraph"/>
                  <w:framePr w:hSpace="180" w:wrap="around" w:vAnchor="text" w:hAnchor="text" w:x="114" w:y="1"/>
                  <w:numPr>
                    <w:numId w:val="6"/>
                  </w:numPr>
                  <w:ind w:right="-108" w:hanging="360"/>
                  <w:suppressOverlap/>
                </w:pPr>
              </w:pPrChange>
            </w:pPr>
            <w:r w:rsidRPr="003E245E">
              <w:rPr>
                <w:rFonts w:ascii="Times New Roman" w:hAnsi="Times New Roman" w:cs="Times New Roman"/>
                <w:bCs/>
                <w:sz w:val="26"/>
                <w:szCs w:val="26"/>
              </w:rPr>
              <w:t xml:space="preserve">Sau khi tìm kiếm, lọc sinh viên phù hợp. Người dùng </w:t>
            </w:r>
            <w:r w:rsidR="007F2AFD">
              <w:rPr>
                <w:rFonts w:ascii="Times New Roman" w:hAnsi="Times New Roman" w:cs="Times New Roman"/>
                <w:bCs/>
                <w:sz w:val="26"/>
                <w:szCs w:val="26"/>
              </w:rPr>
              <w:t>chọn sinh viên và nhập giá trị học bổng</w:t>
            </w:r>
            <w:r w:rsidRPr="003E245E">
              <w:rPr>
                <w:rFonts w:ascii="Times New Roman" w:hAnsi="Times New Roman" w:cs="Times New Roman"/>
                <w:bCs/>
                <w:sz w:val="26"/>
                <w:szCs w:val="26"/>
              </w:rPr>
              <w:t xml:space="preserve"> </w:t>
            </w:r>
          </w:p>
          <w:p w14:paraId="1B7407F9" w14:textId="77777777" w:rsidR="007F2AFD" w:rsidRDefault="00F6752D">
            <w:pPr>
              <w:pStyle w:val="ListParagraph"/>
              <w:numPr>
                <w:ilvl w:val="0"/>
                <w:numId w:val="6"/>
              </w:numPr>
              <w:ind w:right="-108"/>
              <w:jc w:val="both"/>
              <w:rPr>
                <w:rFonts w:ascii="Times New Roman" w:hAnsi="Times New Roman" w:cs="Times New Roman"/>
                <w:bCs/>
                <w:sz w:val="26"/>
                <w:szCs w:val="26"/>
              </w:rPr>
              <w:pPrChange w:id="961" w:author="Truong Viet" w:date="2020-05-14T00:43:00Z">
                <w:pPr>
                  <w:pStyle w:val="ListParagraph"/>
                  <w:framePr w:hSpace="180" w:wrap="around" w:vAnchor="text" w:hAnchor="text" w:x="114" w:y="1"/>
                  <w:numPr>
                    <w:numId w:val="6"/>
                  </w:numPr>
                  <w:ind w:right="-108" w:hanging="360"/>
                  <w:suppressOverlap/>
                </w:pPr>
              </w:pPrChange>
            </w:pPr>
            <w:r w:rsidRPr="003E245E">
              <w:rPr>
                <w:rFonts w:ascii="Times New Roman" w:hAnsi="Times New Roman" w:cs="Times New Roman"/>
                <w:bCs/>
                <w:sz w:val="26"/>
                <w:szCs w:val="26"/>
              </w:rPr>
              <w:t>Khi bấm Lưu, hệ thống sẽ kiểm tra sinh viên đã nhận học bổng đó trong học kỳ này hay chưa</w:t>
            </w:r>
            <w:r w:rsidR="007F2AFD">
              <w:rPr>
                <w:rFonts w:ascii="Times New Roman" w:hAnsi="Times New Roman" w:cs="Times New Roman"/>
                <w:bCs/>
                <w:sz w:val="26"/>
                <w:szCs w:val="26"/>
              </w:rPr>
              <w:t>.</w:t>
            </w:r>
          </w:p>
          <w:p w14:paraId="5A190728" w14:textId="0A5935DD" w:rsidR="00A4401A" w:rsidRPr="003E245E" w:rsidRDefault="00A4401A">
            <w:pPr>
              <w:pStyle w:val="ListParagraph"/>
              <w:numPr>
                <w:ilvl w:val="0"/>
                <w:numId w:val="6"/>
              </w:numPr>
              <w:ind w:right="-108"/>
              <w:jc w:val="both"/>
              <w:rPr>
                <w:rFonts w:ascii="Times New Roman" w:hAnsi="Times New Roman" w:cs="Times New Roman"/>
                <w:bCs/>
                <w:sz w:val="26"/>
                <w:szCs w:val="26"/>
              </w:rPr>
              <w:pPrChange w:id="962" w:author="Truong Viet" w:date="2020-05-14T00:43:00Z">
                <w:pPr>
                  <w:pStyle w:val="ListParagraph"/>
                  <w:framePr w:hSpace="180" w:wrap="around" w:vAnchor="text" w:hAnchor="text" w:x="114" w:y="1"/>
                  <w:numPr>
                    <w:numId w:val="6"/>
                  </w:numPr>
                  <w:ind w:right="-108" w:hanging="360"/>
                  <w:suppressOverlap/>
                </w:pPr>
              </w:pPrChange>
            </w:pPr>
            <w:r w:rsidRPr="003E245E">
              <w:rPr>
                <w:rFonts w:ascii="Times New Roman" w:hAnsi="Times New Roman" w:cs="Times New Roman"/>
                <w:bCs/>
                <w:sz w:val="26"/>
                <w:szCs w:val="26"/>
              </w:rPr>
              <w:t>Hệ thống sẽ thực hiện việc lưu thông tin trao học bổng sau khi thỏa điều kiện.</w:t>
            </w:r>
          </w:p>
        </w:tc>
      </w:tr>
      <w:tr w:rsidR="004E3DD2" w:rsidRPr="003E245E" w14:paraId="2F13F57B" w14:textId="77777777" w:rsidTr="00AF1924">
        <w:trPr>
          <w:trHeight w:val="807"/>
        </w:trPr>
        <w:tc>
          <w:tcPr>
            <w:tcW w:w="8755" w:type="dxa"/>
            <w:gridSpan w:val="2"/>
            <w:vAlign w:val="center"/>
          </w:tcPr>
          <w:p w14:paraId="2D36EC4C" w14:textId="4BEC0CC8" w:rsidR="004E3DD2" w:rsidRPr="003E245E" w:rsidRDefault="004E3DD2">
            <w:pPr>
              <w:ind w:right="-108"/>
              <w:jc w:val="both"/>
              <w:rPr>
                <w:rFonts w:ascii="Times New Roman" w:hAnsi="Times New Roman" w:cs="Times New Roman"/>
                <w:bCs/>
                <w:sz w:val="26"/>
                <w:szCs w:val="26"/>
              </w:rPr>
              <w:pPrChange w:id="963" w:author="Truong Viet" w:date="2020-05-14T00:43:00Z">
                <w:pPr>
                  <w:framePr w:hSpace="180" w:wrap="around" w:vAnchor="text" w:hAnchor="text" w:x="114" w:y="1"/>
                  <w:ind w:right="-108"/>
                  <w:suppressOverlap/>
                </w:pPr>
              </w:pPrChange>
            </w:pPr>
            <w:r w:rsidRPr="003E245E">
              <w:rPr>
                <w:rFonts w:ascii="Times New Roman" w:hAnsi="Times New Roman" w:cs="Times New Roman"/>
                <w:bCs/>
                <w:sz w:val="26"/>
                <w:szCs w:val="26"/>
              </w:rPr>
              <w:t xml:space="preserve">Điều kiện tiên quyết: Người </w:t>
            </w:r>
            <w:r w:rsidR="006738ED"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phải đăng nhập thành công vào hệ thống và có quyền thao tác trên </w:t>
            </w:r>
            <w:r w:rsidR="006738ED"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w:t>
            </w:r>
          </w:p>
        </w:tc>
      </w:tr>
      <w:tr w:rsidR="004E3DD2" w:rsidRPr="003E245E" w14:paraId="12E662F7" w14:textId="77777777" w:rsidTr="00AF1924">
        <w:trPr>
          <w:trHeight w:val="807"/>
        </w:trPr>
        <w:tc>
          <w:tcPr>
            <w:tcW w:w="8755" w:type="dxa"/>
            <w:gridSpan w:val="2"/>
            <w:vAlign w:val="center"/>
          </w:tcPr>
          <w:p w14:paraId="2BBD294E" w14:textId="2DD3AD55" w:rsidR="004E3DD2" w:rsidRPr="003E245E" w:rsidRDefault="004E3DD2">
            <w:pPr>
              <w:keepNext/>
              <w:ind w:right="-108"/>
              <w:jc w:val="both"/>
              <w:rPr>
                <w:rFonts w:ascii="Times New Roman" w:hAnsi="Times New Roman" w:cs="Times New Roman"/>
                <w:bCs/>
                <w:sz w:val="26"/>
                <w:szCs w:val="26"/>
              </w:rPr>
              <w:pPrChange w:id="964" w:author="Truong Viet" w:date="2020-05-14T00:43:00Z">
                <w:pPr>
                  <w:keepNext/>
                  <w:framePr w:hSpace="180" w:wrap="around" w:vAnchor="text" w:hAnchor="text" w:x="114" w:y="1"/>
                  <w:ind w:right="-108"/>
                  <w:suppressOverlap/>
                </w:pPr>
              </w:pPrChange>
            </w:pPr>
            <w:r w:rsidRPr="003E245E">
              <w:rPr>
                <w:rFonts w:ascii="Times New Roman" w:hAnsi="Times New Roman" w:cs="Times New Roman"/>
                <w:bCs/>
                <w:sz w:val="26"/>
                <w:szCs w:val="26"/>
              </w:rPr>
              <w:t xml:space="preserve">Kết quả:   Sau khi thực hiện thành công việc </w:t>
            </w:r>
            <w:r w:rsidR="00A1222F" w:rsidRPr="003E245E">
              <w:rPr>
                <w:rFonts w:ascii="Times New Roman" w:hAnsi="Times New Roman" w:cs="Times New Roman"/>
                <w:bCs/>
                <w:sz w:val="26"/>
                <w:szCs w:val="26"/>
              </w:rPr>
              <w:t>trao học bổng</w:t>
            </w:r>
            <w:r w:rsidRPr="003E245E">
              <w:rPr>
                <w:rFonts w:ascii="Times New Roman" w:hAnsi="Times New Roman" w:cs="Times New Roman"/>
                <w:bCs/>
                <w:sz w:val="26"/>
                <w:szCs w:val="26"/>
              </w:rPr>
              <w:t xml:space="preserve"> hoặc sửa thông tin </w:t>
            </w:r>
            <w:r w:rsidR="00A1222F" w:rsidRPr="003E245E">
              <w:rPr>
                <w:rFonts w:ascii="Times New Roman" w:hAnsi="Times New Roman" w:cs="Times New Roman"/>
                <w:bCs/>
                <w:sz w:val="26"/>
                <w:szCs w:val="26"/>
              </w:rPr>
              <w:t>trao học bổng</w:t>
            </w:r>
            <w:r w:rsidRPr="003E245E">
              <w:rPr>
                <w:rFonts w:ascii="Times New Roman" w:hAnsi="Times New Roman" w:cs="Times New Roman"/>
                <w:bCs/>
                <w:sz w:val="26"/>
                <w:szCs w:val="26"/>
              </w:rPr>
              <w:t xml:space="preserve">. Hệ thống sẽ lưu thông tin </w:t>
            </w:r>
            <w:r w:rsidR="00A1222F" w:rsidRPr="003E245E">
              <w:rPr>
                <w:rFonts w:ascii="Times New Roman" w:hAnsi="Times New Roman" w:cs="Times New Roman"/>
                <w:bCs/>
                <w:sz w:val="26"/>
                <w:szCs w:val="26"/>
              </w:rPr>
              <w:t>việc trao học bổng</w:t>
            </w:r>
            <w:r w:rsidRPr="003E245E">
              <w:rPr>
                <w:rFonts w:ascii="Times New Roman" w:hAnsi="Times New Roman" w:cs="Times New Roman"/>
                <w:bCs/>
                <w:sz w:val="26"/>
                <w:szCs w:val="26"/>
              </w:rPr>
              <w:t xml:space="preserve"> vào cơ sở dữ liệu và đưa ra thông báo cho người </w:t>
            </w:r>
            <w:r w:rsidR="00A1222F"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biết đã tạo mới hoặc sửa thành công.</w:t>
            </w:r>
          </w:p>
        </w:tc>
      </w:tr>
    </w:tbl>
    <w:p w14:paraId="233C691F" w14:textId="77777777" w:rsidR="00E26FB6" w:rsidRDefault="00E26FB6" w:rsidP="00E52F19">
      <w:pPr>
        <w:jc w:val="center"/>
        <w:rPr>
          <w:ins w:id="965" w:author="Hoang Anh" w:date="2020-05-11T14:59:00Z"/>
          <w:rFonts w:ascii="Times New Roman" w:hAnsi="Times New Roman" w:cs="Times New Roman"/>
          <w:bCs/>
          <w:sz w:val="26"/>
          <w:szCs w:val="26"/>
        </w:rPr>
      </w:pPr>
      <w:bookmarkStart w:id="966" w:name="_Toc37241635"/>
      <w:bookmarkStart w:id="967" w:name="_Toc478472743"/>
      <w:bookmarkStart w:id="968" w:name="_Toc478473935"/>
      <w:bookmarkStart w:id="969" w:name="_Toc478474029"/>
      <w:bookmarkStart w:id="970" w:name="_Toc478474094"/>
      <w:bookmarkStart w:id="971" w:name="_Toc478474167"/>
      <w:bookmarkStart w:id="972" w:name="_Toc478474340"/>
      <w:bookmarkStart w:id="973" w:name="_Toc478474473"/>
      <w:bookmarkStart w:id="974" w:name="_Toc478505521"/>
      <w:bookmarkStart w:id="975" w:name="_Toc478590126"/>
    </w:p>
    <w:p w14:paraId="3B5888B8" w14:textId="04E368E9" w:rsidR="00F74768" w:rsidRPr="003E245E" w:rsidRDefault="00F337AC" w:rsidP="00E52F19">
      <w:pPr>
        <w:jc w:val="center"/>
        <w:rPr>
          <w:rFonts w:ascii="Times New Roman" w:hAnsi="Times New Roman" w:cs="Times New Roman"/>
          <w:bCs/>
          <w:sz w:val="26"/>
          <w:szCs w:val="26"/>
        </w:rPr>
      </w:pPr>
      <w:r w:rsidRPr="003E245E">
        <w:rPr>
          <w:rFonts w:ascii="Times New Roman" w:hAnsi="Times New Roman" w:cs="Times New Roman"/>
          <w:bCs/>
          <w:sz w:val="26"/>
          <w:szCs w:val="26"/>
        </w:rPr>
        <w:lastRenderedPageBreak/>
        <w:t xml:space="preserve">Bảng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Bảng \* ARABIC </w:instrText>
      </w:r>
      <w:r w:rsidR="00101636" w:rsidRPr="003E245E">
        <w:rPr>
          <w:rFonts w:ascii="Times New Roman" w:hAnsi="Times New Roman" w:cs="Times New Roman"/>
          <w:bCs/>
          <w:sz w:val="26"/>
          <w:szCs w:val="26"/>
        </w:rPr>
        <w:fldChar w:fldCharType="separate"/>
      </w:r>
      <w:r w:rsidRPr="003E245E">
        <w:rPr>
          <w:rFonts w:ascii="Times New Roman" w:hAnsi="Times New Roman" w:cs="Times New Roman"/>
          <w:bCs/>
          <w:noProof/>
          <w:sz w:val="26"/>
          <w:szCs w:val="26"/>
        </w:rPr>
        <w:t>5</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Mô tả Usecase Tìm kiếm, Thống kê.</w:t>
      </w:r>
      <w:bookmarkEnd w:id="966"/>
    </w:p>
    <w:tbl>
      <w:tblPr>
        <w:tblStyle w:val="TableGrid"/>
        <w:tblpPr w:leftFromText="180" w:rightFromText="180" w:vertAnchor="text" w:tblpX="114" w:tblpY="1"/>
        <w:tblOverlap w:val="never"/>
        <w:tblW w:w="8755" w:type="dxa"/>
        <w:tblLook w:val="04A0" w:firstRow="1" w:lastRow="0" w:firstColumn="1" w:lastColumn="0" w:noHBand="0" w:noVBand="1"/>
      </w:tblPr>
      <w:tblGrid>
        <w:gridCol w:w="4712"/>
        <w:gridCol w:w="4043"/>
      </w:tblGrid>
      <w:tr w:rsidR="00283A5F" w:rsidRPr="003E245E" w14:paraId="46C8410C" w14:textId="77777777" w:rsidTr="00DB0DEE">
        <w:trPr>
          <w:trHeight w:val="487"/>
        </w:trPr>
        <w:tc>
          <w:tcPr>
            <w:tcW w:w="4712" w:type="dxa"/>
            <w:vAlign w:val="center"/>
          </w:tcPr>
          <w:p w14:paraId="2D5CBDD8" w14:textId="205E3B96" w:rsidR="00283A5F" w:rsidRPr="003E245E" w:rsidRDefault="00283A5F">
            <w:pPr>
              <w:pStyle w:val="ListParagraph"/>
              <w:ind w:left="0" w:right="-284"/>
              <w:jc w:val="both"/>
              <w:rPr>
                <w:rFonts w:ascii="Times New Roman" w:hAnsi="Times New Roman" w:cs="Times New Roman"/>
                <w:bCs/>
                <w:sz w:val="26"/>
                <w:szCs w:val="26"/>
              </w:rPr>
              <w:pPrChange w:id="976" w:author="Truong Viet" w:date="2020-05-14T00:44: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Tên usecase: Tìm kiếm, Thống kê</w:t>
            </w:r>
          </w:p>
        </w:tc>
        <w:tc>
          <w:tcPr>
            <w:tcW w:w="4043" w:type="dxa"/>
            <w:vAlign w:val="center"/>
          </w:tcPr>
          <w:p w14:paraId="59EBD146" w14:textId="5F48F01D" w:rsidR="00283A5F" w:rsidRPr="003E245E" w:rsidRDefault="00283A5F">
            <w:pPr>
              <w:pStyle w:val="ListParagraph"/>
              <w:ind w:left="0" w:right="-284"/>
              <w:jc w:val="both"/>
              <w:rPr>
                <w:rFonts w:ascii="Times New Roman" w:hAnsi="Times New Roman" w:cs="Times New Roman"/>
                <w:bCs/>
                <w:sz w:val="26"/>
                <w:szCs w:val="26"/>
              </w:rPr>
              <w:pPrChange w:id="977" w:author="Truong Viet" w:date="2020-05-14T00:44: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ID: UC</w:t>
            </w:r>
            <w:r w:rsidR="00A61BF6" w:rsidRPr="003E245E">
              <w:rPr>
                <w:rFonts w:ascii="Times New Roman" w:hAnsi="Times New Roman" w:cs="Times New Roman"/>
                <w:bCs/>
                <w:sz w:val="26"/>
                <w:szCs w:val="26"/>
              </w:rPr>
              <w:t>4</w:t>
            </w:r>
          </w:p>
        </w:tc>
      </w:tr>
      <w:tr w:rsidR="00283A5F" w:rsidRPr="003E245E" w14:paraId="207A003B" w14:textId="77777777" w:rsidTr="00DB0DEE">
        <w:trPr>
          <w:trHeight w:val="487"/>
        </w:trPr>
        <w:tc>
          <w:tcPr>
            <w:tcW w:w="4712" w:type="dxa"/>
            <w:vAlign w:val="center"/>
          </w:tcPr>
          <w:p w14:paraId="0B74424E" w14:textId="77777777" w:rsidR="00283A5F" w:rsidRPr="003E245E" w:rsidRDefault="00283A5F">
            <w:pPr>
              <w:pStyle w:val="ListParagraph"/>
              <w:ind w:left="0" w:right="-284"/>
              <w:jc w:val="both"/>
              <w:rPr>
                <w:rFonts w:ascii="Times New Roman" w:hAnsi="Times New Roman" w:cs="Times New Roman"/>
                <w:bCs/>
                <w:sz w:val="26"/>
                <w:szCs w:val="26"/>
              </w:rPr>
              <w:pPrChange w:id="978" w:author="Truong Viet" w:date="2020-05-14T00:44: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Tác nhân chính: Admin</w:t>
            </w:r>
          </w:p>
        </w:tc>
        <w:tc>
          <w:tcPr>
            <w:tcW w:w="4043" w:type="dxa"/>
            <w:vAlign w:val="center"/>
          </w:tcPr>
          <w:p w14:paraId="06204EC1" w14:textId="77777777" w:rsidR="00283A5F" w:rsidRPr="003E245E" w:rsidRDefault="00283A5F">
            <w:pPr>
              <w:pStyle w:val="ListParagraph"/>
              <w:ind w:left="0" w:right="-284"/>
              <w:jc w:val="both"/>
              <w:rPr>
                <w:rFonts w:ascii="Times New Roman" w:hAnsi="Times New Roman" w:cs="Times New Roman"/>
                <w:bCs/>
                <w:sz w:val="26"/>
                <w:szCs w:val="26"/>
              </w:rPr>
              <w:pPrChange w:id="979" w:author="Truong Viet" w:date="2020-05-14T00:44:00Z">
                <w:pPr>
                  <w:pStyle w:val="ListParagraph"/>
                  <w:framePr w:hSpace="180" w:wrap="around" w:vAnchor="text" w:hAnchor="text" w:x="114" w:y="1"/>
                  <w:ind w:left="0" w:right="-284"/>
                  <w:suppressOverlap/>
                </w:pPr>
              </w:pPrChange>
            </w:pPr>
            <w:r w:rsidRPr="003E245E">
              <w:rPr>
                <w:rFonts w:ascii="Times New Roman" w:hAnsi="Times New Roman" w:cs="Times New Roman"/>
                <w:bCs/>
                <w:sz w:val="26"/>
                <w:szCs w:val="26"/>
              </w:rPr>
              <w:t>Kiểu:  Chi tiết</w:t>
            </w:r>
          </w:p>
        </w:tc>
      </w:tr>
      <w:tr w:rsidR="00283A5F" w:rsidRPr="003E245E" w14:paraId="14367C58" w14:textId="77777777" w:rsidTr="00DB0DEE">
        <w:trPr>
          <w:trHeight w:val="1140"/>
        </w:trPr>
        <w:tc>
          <w:tcPr>
            <w:tcW w:w="8755" w:type="dxa"/>
            <w:gridSpan w:val="2"/>
            <w:vAlign w:val="center"/>
          </w:tcPr>
          <w:p w14:paraId="0367A12B" w14:textId="77777777" w:rsidR="00283A5F" w:rsidRPr="003E245E" w:rsidRDefault="00283A5F">
            <w:pPr>
              <w:pStyle w:val="ListParagraph"/>
              <w:ind w:left="0" w:right="-108"/>
              <w:jc w:val="both"/>
              <w:rPr>
                <w:rFonts w:ascii="Times New Roman" w:hAnsi="Times New Roman" w:cs="Times New Roman"/>
                <w:bCs/>
                <w:sz w:val="26"/>
                <w:szCs w:val="26"/>
              </w:rPr>
              <w:pPrChange w:id="980" w:author="Truong Viet" w:date="2020-05-14T00:44:00Z">
                <w:pPr>
                  <w:pStyle w:val="ListParagraph"/>
                  <w:framePr w:hSpace="180" w:wrap="around" w:vAnchor="text" w:hAnchor="text" w:x="114" w:y="1"/>
                  <w:ind w:left="0" w:right="-108"/>
                  <w:suppressOverlap/>
                </w:pPr>
              </w:pPrChange>
            </w:pPr>
            <w:r w:rsidRPr="003E245E">
              <w:rPr>
                <w:rFonts w:ascii="Times New Roman" w:hAnsi="Times New Roman" w:cs="Times New Roman"/>
                <w:bCs/>
                <w:sz w:val="26"/>
                <w:szCs w:val="26"/>
              </w:rPr>
              <w:t>Mô tả ngắn gọn:</w:t>
            </w:r>
          </w:p>
          <w:p w14:paraId="399E97E8" w14:textId="27A82996" w:rsidR="00283A5F" w:rsidRPr="003E245E" w:rsidRDefault="00283A5F">
            <w:pPr>
              <w:pStyle w:val="ListParagraph"/>
              <w:numPr>
                <w:ilvl w:val="0"/>
                <w:numId w:val="1"/>
              </w:numPr>
              <w:spacing w:line="256" w:lineRule="auto"/>
              <w:ind w:left="0" w:right="-108"/>
              <w:jc w:val="both"/>
              <w:rPr>
                <w:rFonts w:ascii="Times New Roman" w:hAnsi="Times New Roman" w:cs="Times New Roman"/>
                <w:bCs/>
                <w:sz w:val="26"/>
                <w:szCs w:val="26"/>
              </w:rPr>
              <w:pPrChange w:id="981" w:author="Truong Viet" w:date="2020-05-14T00:44:00Z">
                <w:pPr>
                  <w:pStyle w:val="ListParagraph"/>
                  <w:framePr w:hSpace="180" w:wrap="around" w:vAnchor="text" w:hAnchor="text" w:x="114" w:y="1"/>
                  <w:numPr>
                    <w:numId w:val="1"/>
                  </w:numPr>
                  <w:spacing w:line="256" w:lineRule="auto"/>
                  <w:ind w:left="0" w:right="-108" w:hanging="360"/>
                  <w:suppressOverlap/>
                </w:pPr>
              </w:pPrChange>
            </w:pPr>
            <w:r w:rsidRPr="003E245E">
              <w:rPr>
                <w:rFonts w:ascii="Times New Roman" w:hAnsi="Times New Roman" w:cs="Times New Roman"/>
                <w:bCs/>
                <w:sz w:val="26"/>
                <w:szCs w:val="26"/>
              </w:rPr>
              <w:t xml:space="preserve">Usecase này thể hiện chức năng </w:t>
            </w:r>
            <w:r w:rsidR="00E2026D" w:rsidRPr="003E245E">
              <w:rPr>
                <w:rFonts w:ascii="Times New Roman" w:hAnsi="Times New Roman" w:cs="Times New Roman"/>
                <w:bCs/>
                <w:sz w:val="26"/>
                <w:szCs w:val="26"/>
              </w:rPr>
              <w:t>tìm kiếm, thống kê học bổng</w:t>
            </w:r>
          </w:p>
        </w:tc>
      </w:tr>
      <w:tr w:rsidR="00283A5F" w:rsidRPr="003E245E" w14:paraId="15846978" w14:textId="77777777" w:rsidTr="00DB0DEE">
        <w:trPr>
          <w:trHeight w:val="807"/>
        </w:trPr>
        <w:tc>
          <w:tcPr>
            <w:tcW w:w="8755" w:type="dxa"/>
            <w:gridSpan w:val="2"/>
            <w:vAlign w:val="center"/>
          </w:tcPr>
          <w:p w14:paraId="094D0660" w14:textId="79501596" w:rsidR="00283A5F" w:rsidRPr="003E245E" w:rsidRDefault="00283A5F">
            <w:pPr>
              <w:ind w:right="-108"/>
              <w:jc w:val="both"/>
              <w:rPr>
                <w:rFonts w:ascii="Times New Roman" w:hAnsi="Times New Roman" w:cs="Times New Roman"/>
                <w:bCs/>
                <w:sz w:val="26"/>
                <w:szCs w:val="26"/>
              </w:rPr>
              <w:pPrChange w:id="982" w:author="Truong Viet" w:date="2020-05-14T00:44:00Z">
                <w:pPr>
                  <w:framePr w:hSpace="180" w:wrap="around" w:vAnchor="text" w:hAnchor="text" w:x="114" w:y="1"/>
                  <w:ind w:right="-108"/>
                  <w:suppressOverlap/>
                </w:pPr>
              </w:pPrChange>
            </w:pPr>
            <w:r w:rsidRPr="003E245E">
              <w:rPr>
                <w:rFonts w:ascii="Times New Roman" w:hAnsi="Times New Roman" w:cs="Times New Roman"/>
                <w:bCs/>
                <w:sz w:val="26"/>
                <w:szCs w:val="26"/>
              </w:rPr>
              <w:t>Tìm kiếm:</w:t>
            </w:r>
          </w:p>
          <w:p w14:paraId="6AFA5283" w14:textId="736DF17D" w:rsidR="00283A5F" w:rsidRPr="003E245E" w:rsidRDefault="00283A5F" w:rsidP="00125BD2">
            <w:pPr>
              <w:pStyle w:val="ListParagraph"/>
              <w:numPr>
                <w:ilvl w:val="0"/>
                <w:numId w:val="6"/>
              </w:numPr>
              <w:jc w:val="both"/>
              <w:rPr>
                <w:rFonts w:ascii="Times New Roman" w:hAnsi="Times New Roman" w:cs="Times New Roman"/>
                <w:bCs/>
                <w:sz w:val="26"/>
                <w:szCs w:val="26"/>
              </w:rPr>
            </w:pPr>
            <w:r w:rsidRPr="003E245E">
              <w:rPr>
                <w:rFonts w:ascii="Times New Roman" w:hAnsi="Times New Roman" w:cs="Times New Roman"/>
                <w:bCs/>
                <w:sz w:val="26"/>
                <w:szCs w:val="26"/>
              </w:rPr>
              <w:t xml:space="preserve">Người </w:t>
            </w:r>
            <w:r w:rsidR="00E2026D" w:rsidRPr="003E245E">
              <w:rPr>
                <w:rFonts w:ascii="Times New Roman" w:hAnsi="Times New Roman" w:cs="Times New Roman"/>
                <w:bCs/>
                <w:sz w:val="26"/>
                <w:szCs w:val="26"/>
              </w:rPr>
              <w:t>dùng</w:t>
            </w:r>
            <w:r w:rsidRPr="003E245E">
              <w:rPr>
                <w:rFonts w:ascii="Times New Roman" w:hAnsi="Times New Roman" w:cs="Times New Roman"/>
                <w:bCs/>
                <w:sz w:val="26"/>
                <w:szCs w:val="26"/>
              </w:rPr>
              <w:t xml:space="preserve"> nhập điều</w:t>
            </w:r>
            <w:r w:rsidR="00E2026D" w:rsidRPr="003E245E">
              <w:rPr>
                <w:rFonts w:ascii="Times New Roman" w:hAnsi="Times New Roman" w:cs="Times New Roman"/>
                <w:bCs/>
                <w:sz w:val="26"/>
                <w:szCs w:val="26"/>
              </w:rPr>
              <w:t xml:space="preserve"> kiện</w:t>
            </w:r>
            <w:r w:rsidRPr="003E245E">
              <w:rPr>
                <w:rFonts w:ascii="Times New Roman" w:hAnsi="Times New Roman" w:cs="Times New Roman"/>
                <w:bCs/>
                <w:sz w:val="26"/>
                <w:szCs w:val="26"/>
              </w:rPr>
              <w:t xml:space="preserve"> tìm kiếm</w:t>
            </w:r>
            <w:r w:rsidR="00E2026D" w:rsidRPr="003E245E">
              <w:rPr>
                <w:rFonts w:ascii="Times New Roman" w:hAnsi="Times New Roman" w:cs="Times New Roman"/>
                <w:bCs/>
                <w:sz w:val="26"/>
                <w:szCs w:val="26"/>
              </w:rPr>
              <w:t xml:space="preserve"> trên thanh tìm kiếm</w:t>
            </w:r>
            <w:r w:rsidRPr="003E245E">
              <w:rPr>
                <w:rFonts w:ascii="Times New Roman" w:hAnsi="Times New Roman" w:cs="Times New Roman"/>
                <w:bCs/>
                <w:sz w:val="26"/>
                <w:szCs w:val="26"/>
              </w:rPr>
              <w:t xml:space="preserve">. Hệ thống đưa ra màn hình danh sách </w:t>
            </w:r>
            <w:r w:rsidR="00E2026D" w:rsidRPr="003E245E">
              <w:rPr>
                <w:rFonts w:ascii="Times New Roman" w:hAnsi="Times New Roman" w:cs="Times New Roman"/>
                <w:bCs/>
                <w:sz w:val="26"/>
                <w:szCs w:val="26"/>
              </w:rPr>
              <w:t>học bổng</w:t>
            </w:r>
            <w:r w:rsidRPr="003E245E">
              <w:rPr>
                <w:rFonts w:ascii="Times New Roman" w:hAnsi="Times New Roman" w:cs="Times New Roman"/>
                <w:bCs/>
                <w:sz w:val="26"/>
                <w:szCs w:val="26"/>
              </w:rPr>
              <w:t xml:space="preserve"> ứng với điều kiện đã lọc.</w:t>
            </w:r>
          </w:p>
          <w:p w14:paraId="203C49ED" w14:textId="18E720B7" w:rsidR="00283A5F" w:rsidRPr="003E245E" w:rsidRDefault="00E2026D">
            <w:pPr>
              <w:ind w:right="-108"/>
              <w:jc w:val="both"/>
              <w:rPr>
                <w:rFonts w:ascii="Times New Roman" w:hAnsi="Times New Roman" w:cs="Times New Roman"/>
                <w:bCs/>
                <w:sz w:val="26"/>
                <w:szCs w:val="26"/>
              </w:rPr>
              <w:pPrChange w:id="983" w:author="Truong Viet" w:date="2020-05-14T00:44:00Z">
                <w:pPr>
                  <w:framePr w:hSpace="180" w:wrap="around" w:vAnchor="text" w:hAnchor="text" w:x="114" w:y="1"/>
                  <w:ind w:right="-108"/>
                  <w:suppressOverlap/>
                </w:pPr>
              </w:pPrChange>
            </w:pPr>
            <w:r w:rsidRPr="003E245E">
              <w:rPr>
                <w:rFonts w:ascii="Times New Roman" w:hAnsi="Times New Roman" w:cs="Times New Roman"/>
                <w:bCs/>
                <w:sz w:val="26"/>
                <w:szCs w:val="26"/>
              </w:rPr>
              <w:t>Xem thống kê</w:t>
            </w:r>
            <w:r w:rsidR="00283A5F" w:rsidRPr="003E245E">
              <w:rPr>
                <w:rFonts w:ascii="Times New Roman" w:hAnsi="Times New Roman" w:cs="Times New Roman"/>
                <w:bCs/>
                <w:sz w:val="26"/>
                <w:szCs w:val="26"/>
              </w:rPr>
              <w:t>:</w:t>
            </w:r>
          </w:p>
          <w:p w14:paraId="773709EB" w14:textId="1BBBABD5" w:rsidR="00283A5F" w:rsidRPr="003E245E" w:rsidRDefault="00F6752D">
            <w:pPr>
              <w:pStyle w:val="ListParagraph"/>
              <w:numPr>
                <w:ilvl w:val="0"/>
                <w:numId w:val="6"/>
              </w:numPr>
              <w:ind w:right="-108"/>
              <w:jc w:val="both"/>
              <w:rPr>
                <w:rFonts w:ascii="Times New Roman" w:hAnsi="Times New Roman" w:cs="Times New Roman"/>
                <w:bCs/>
                <w:sz w:val="26"/>
                <w:szCs w:val="26"/>
              </w:rPr>
              <w:pPrChange w:id="984" w:author="Truong Viet" w:date="2020-05-14T00:44:00Z">
                <w:pPr>
                  <w:pStyle w:val="ListParagraph"/>
                  <w:framePr w:hSpace="180" w:wrap="around" w:vAnchor="text" w:hAnchor="text" w:x="114" w:y="1"/>
                  <w:numPr>
                    <w:numId w:val="6"/>
                  </w:numPr>
                  <w:ind w:right="-108" w:hanging="360"/>
                  <w:suppressOverlap/>
                </w:pPr>
              </w:pPrChange>
            </w:pPr>
            <w:r w:rsidRPr="003E245E">
              <w:rPr>
                <w:rFonts w:ascii="Times New Roman" w:hAnsi="Times New Roman" w:cs="Times New Roman"/>
                <w:bCs/>
                <w:sz w:val="26"/>
                <w:szCs w:val="26"/>
              </w:rPr>
              <w:t>Hệ thống sẽ thống kê các số liệu học bổng theo năm học. Người dùng xem thống kê theo phạm vi toàn trường, khoa và lớp. Người dùng có thể xuất số liệu thống kê theo dạng Excel hoặc PDF.</w:t>
            </w:r>
          </w:p>
        </w:tc>
      </w:tr>
      <w:tr w:rsidR="00283A5F" w:rsidRPr="003E245E" w14:paraId="035C692D" w14:textId="77777777" w:rsidTr="00DB0DEE">
        <w:trPr>
          <w:trHeight w:val="807"/>
        </w:trPr>
        <w:tc>
          <w:tcPr>
            <w:tcW w:w="8755" w:type="dxa"/>
            <w:gridSpan w:val="2"/>
            <w:vAlign w:val="center"/>
          </w:tcPr>
          <w:p w14:paraId="13CEE60E" w14:textId="77777777" w:rsidR="00283A5F" w:rsidRPr="003E245E" w:rsidRDefault="00283A5F">
            <w:pPr>
              <w:ind w:right="-108"/>
              <w:jc w:val="both"/>
              <w:rPr>
                <w:rFonts w:ascii="Times New Roman" w:hAnsi="Times New Roman" w:cs="Times New Roman"/>
                <w:bCs/>
                <w:sz w:val="26"/>
                <w:szCs w:val="26"/>
              </w:rPr>
              <w:pPrChange w:id="985" w:author="Truong Viet" w:date="2020-05-14T00:44:00Z">
                <w:pPr>
                  <w:framePr w:hSpace="180" w:wrap="around" w:vAnchor="text" w:hAnchor="text" w:x="114" w:y="1"/>
                  <w:ind w:right="-108"/>
                  <w:suppressOverlap/>
                </w:pPr>
              </w:pPrChange>
            </w:pPr>
            <w:r w:rsidRPr="003E245E">
              <w:rPr>
                <w:rFonts w:ascii="Times New Roman" w:hAnsi="Times New Roman" w:cs="Times New Roman"/>
                <w:bCs/>
                <w:sz w:val="26"/>
                <w:szCs w:val="26"/>
              </w:rPr>
              <w:t>Điều kiện tiên quyết: Người dùng phải đăng nhập thành công vào hệ thống và có quyền thao tác trên học bổng.</w:t>
            </w:r>
          </w:p>
        </w:tc>
      </w:tr>
      <w:tr w:rsidR="00283A5F" w:rsidRPr="003E245E" w14:paraId="0946A09F" w14:textId="77777777" w:rsidTr="00DB0DEE">
        <w:trPr>
          <w:trHeight w:val="807"/>
        </w:trPr>
        <w:tc>
          <w:tcPr>
            <w:tcW w:w="8755" w:type="dxa"/>
            <w:gridSpan w:val="2"/>
            <w:vAlign w:val="center"/>
          </w:tcPr>
          <w:p w14:paraId="0B3B9EC5" w14:textId="5E7E53EE" w:rsidR="00283A5F" w:rsidRPr="003E245E" w:rsidRDefault="00283A5F">
            <w:pPr>
              <w:keepNext/>
              <w:ind w:right="-108"/>
              <w:jc w:val="both"/>
              <w:rPr>
                <w:rFonts w:ascii="Times New Roman" w:hAnsi="Times New Roman" w:cs="Times New Roman"/>
                <w:bCs/>
                <w:sz w:val="26"/>
                <w:szCs w:val="26"/>
              </w:rPr>
              <w:pPrChange w:id="986" w:author="Truong Viet" w:date="2020-05-14T00:44:00Z">
                <w:pPr>
                  <w:keepNext/>
                  <w:framePr w:hSpace="180" w:wrap="around" w:vAnchor="text" w:hAnchor="text" w:x="114" w:y="1"/>
                  <w:ind w:right="-108"/>
                  <w:suppressOverlap/>
                </w:pPr>
              </w:pPrChange>
            </w:pPr>
            <w:r w:rsidRPr="003E245E">
              <w:rPr>
                <w:rFonts w:ascii="Times New Roman" w:hAnsi="Times New Roman" w:cs="Times New Roman"/>
                <w:bCs/>
                <w:sz w:val="26"/>
                <w:szCs w:val="26"/>
              </w:rPr>
              <w:t xml:space="preserve">Kết quả:   Hệ thống </w:t>
            </w:r>
            <w:r w:rsidR="00F6752D" w:rsidRPr="003E245E">
              <w:rPr>
                <w:rFonts w:ascii="Times New Roman" w:hAnsi="Times New Roman" w:cs="Times New Roman"/>
                <w:bCs/>
                <w:sz w:val="26"/>
                <w:szCs w:val="26"/>
              </w:rPr>
              <w:t>hiển thị số liệu thống kê theo năm học. Xuất thống kê Excel hoặc PDF.</w:t>
            </w:r>
          </w:p>
        </w:tc>
      </w:tr>
    </w:tbl>
    <w:p w14:paraId="2C0DC400" w14:textId="2FC0ED11" w:rsidR="0065473B" w:rsidRPr="003E245E" w:rsidRDefault="00F337AC" w:rsidP="00125BD2">
      <w:pPr>
        <w:jc w:val="center"/>
        <w:rPr>
          <w:rFonts w:ascii="Times New Roman" w:hAnsi="Times New Roman" w:cs="Times New Roman"/>
          <w:bCs/>
          <w:sz w:val="26"/>
          <w:szCs w:val="26"/>
        </w:rPr>
      </w:pPr>
      <w:bookmarkStart w:id="987" w:name="_Toc37241636"/>
      <w:r w:rsidRPr="003E245E">
        <w:rPr>
          <w:rFonts w:ascii="Times New Roman" w:hAnsi="Times New Roman" w:cs="Times New Roman"/>
          <w:bCs/>
          <w:sz w:val="26"/>
          <w:szCs w:val="26"/>
        </w:rPr>
        <w:t xml:space="preserve">Bảng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Bảng \* ARABIC </w:instrText>
      </w:r>
      <w:r w:rsidR="00101636" w:rsidRPr="003E245E">
        <w:rPr>
          <w:rFonts w:ascii="Times New Roman" w:hAnsi="Times New Roman" w:cs="Times New Roman"/>
          <w:bCs/>
          <w:sz w:val="26"/>
          <w:szCs w:val="26"/>
        </w:rPr>
        <w:fldChar w:fldCharType="separate"/>
      </w:r>
      <w:r w:rsidRPr="003E245E">
        <w:rPr>
          <w:rFonts w:ascii="Times New Roman" w:hAnsi="Times New Roman" w:cs="Times New Roman"/>
          <w:bCs/>
          <w:noProof/>
          <w:sz w:val="26"/>
          <w:szCs w:val="26"/>
        </w:rPr>
        <w:t>6</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Mô tả Usecase quản lý thông báo.</w:t>
      </w:r>
      <w:bookmarkEnd w:id="987"/>
    </w:p>
    <w:tbl>
      <w:tblPr>
        <w:tblStyle w:val="TableGrid"/>
        <w:tblpPr w:leftFromText="180" w:rightFromText="180" w:vertAnchor="text" w:tblpX="108" w:tblpY="1"/>
        <w:tblOverlap w:val="never"/>
        <w:tblW w:w="8755" w:type="dxa"/>
        <w:tblLook w:val="04A0" w:firstRow="1" w:lastRow="0" w:firstColumn="1" w:lastColumn="0" w:noHBand="0" w:noVBand="1"/>
      </w:tblPr>
      <w:tblGrid>
        <w:gridCol w:w="4644"/>
        <w:gridCol w:w="4111"/>
      </w:tblGrid>
      <w:tr w:rsidR="008C7287" w:rsidRPr="003E245E" w14:paraId="2D38D2B3" w14:textId="77777777" w:rsidTr="00AE5A56">
        <w:trPr>
          <w:trHeight w:val="442"/>
        </w:trPr>
        <w:tc>
          <w:tcPr>
            <w:tcW w:w="4644" w:type="dxa"/>
            <w:vAlign w:val="center"/>
          </w:tcPr>
          <w:p w14:paraId="62949703" w14:textId="3F21A74A" w:rsidR="008C7287" w:rsidRPr="003E245E" w:rsidRDefault="008C7287">
            <w:pPr>
              <w:pStyle w:val="ListParagraph"/>
              <w:ind w:left="0" w:right="-284"/>
              <w:jc w:val="both"/>
              <w:rPr>
                <w:rFonts w:ascii="Times New Roman" w:hAnsi="Times New Roman" w:cs="Times New Roman"/>
                <w:bCs/>
                <w:sz w:val="26"/>
                <w:szCs w:val="26"/>
              </w:rPr>
              <w:pPrChange w:id="988" w:author="Truong Viet" w:date="2020-05-14T00:44:00Z">
                <w:pPr>
                  <w:pStyle w:val="ListParagraph"/>
                  <w:framePr w:hSpace="180" w:wrap="around" w:vAnchor="text" w:hAnchor="text" w:x="108" w:y="1"/>
                  <w:ind w:left="0" w:right="-284"/>
                  <w:suppressOverlap/>
                </w:pPr>
              </w:pPrChange>
            </w:pPr>
            <w:r w:rsidRPr="003E245E">
              <w:rPr>
                <w:rFonts w:ascii="Times New Roman" w:hAnsi="Times New Roman" w:cs="Times New Roman"/>
                <w:bCs/>
                <w:sz w:val="26"/>
                <w:szCs w:val="26"/>
              </w:rPr>
              <w:t>Tên usecase: Quản lý thông báo</w:t>
            </w:r>
          </w:p>
        </w:tc>
        <w:tc>
          <w:tcPr>
            <w:tcW w:w="4111" w:type="dxa"/>
            <w:vAlign w:val="center"/>
          </w:tcPr>
          <w:p w14:paraId="797233C4" w14:textId="21133E72" w:rsidR="008C7287" w:rsidRPr="003E245E" w:rsidRDefault="008C7287">
            <w:pPr>
              <w:pStyle w:val="ListParagraph"/>
              <w:ind w:left="0" w:right="-284"/>
              <w:jc w:val="both"/>
              <w:rPr>
                <w:rFonts w:ascii="Times New Roman" w:hAnsi="Times New Roman" w:cs="Times New Roman"/>
                <w:bCs/>
                <w:sz w:val="26"/>
                <w:szCs w:val="26"/>
              </w:rPr>
              <w:pPrChange w:id="989" w:author="Truong Viet" w:date="2020-05-14T00:44:00Z">
                <w:pPr>
                  <w:pStyle w:val="ListParagraph"/>
                  <w:framePr w:hSpace="180" w:wrap="around" w:vAnchor="text" w:hAnchor="text" w:x="108" w:y="1"/>
                  <w:ind w:left="0" w:right="-284"/>
                  <w:suppressOverlap/>
                </w:pPr>
              </w:pPrChange>
            </w:pPr>
            <w:r w:rsidRPr="003E245E">
              <w:rPr>
                <w:rFonts w:ascii="Times New Roman" w:hAnsi="Times New Roman" w:cs="Times New Roman"/>
                <w:bCs/>
                <w:sz w:val="26"/>
                <w:szCs w:val="26"/>
              </w:rPr>
              <w:t>ID: UC</w:t>
            </w:r>
            <w:r w:rsidR="00F337AC" w:rsidRPr="003E245E">
              <w:rPr>
                <w:rFonts w:ascii="Times New Roman" w:hAnsi="Times New Roman" w:cs="Times New Roman"/>
                <w:bCs/>
                <w:sz w:val="26"/>
                <w:szCs w:val="26"/>
              </w:rPr>
              <w:t>5</w:t>
            </w:r>
          </w:p>
        </w:tc>
      </w:tr>
      <w:tr w:rsidR="008C7287" w:rsidRPr="003E245E" w14:paraId="109C9675" w14:textId="77777777" w:rsidTr="00AE5A56">
        <w:trPr>
          <w:trHeight w:val="442"/>
        </w:trPr>
        <w:tc>
          <w:tcPr>
            <w:tcW w:w="4644" w:type="dxa"/>
            <w:vAlign w:val="center"/>
          </w:tcPr>
          <w:p w14:paraId="77F7F776" w14:textId="77777777" w:rsidR="008C7287" w:rsidRPr="003E245E" w:rsidRDefault="008C7287">
            <w:pPr>
              <w:pStyle w:val="ListParagraph"/>
              <w:ind w:left="0" w:right="-284"/>
              <w:jc w:val="both"/>
              <w:rPr>
                <w:rFonts w:ascii="Times New Roman" w:hAnsi="Times New Roman" w:cs="Times New Roman"/>
                <w:bCs/>
                <w:sz w:val="26"/>
                <w:szCs w:val="26"/>
              </w:rPr>
              <w:pPrChange w:id="990" w:author="Truong Viet" w:date="2020-05-14T00:44:00Z">
                <w:pPr>
                  <w:pStyle w:val="ListParagraph"/>
                  <w:framePr w:hSpace="180" w:wrap="around" w:vAnchor="text" w:hAnchor="text" w:x="108" w:y="1"/>
                  <w:ind w:left="0" w:right="-284"/>
                  <w:suppressOverlap/>
                </w:pPr>
              </w:pPrChange>
            </w:pPr>
            <w:r w:rsidRPr="003E245E">
              <w:rPr>
                <w:rFonts w:ascii="Times New Roman" w:hAnsi="Times New Roman" w:cs="Times New Roman"/>
                <w:bCs/>
                <w:sz w:val="26"/>
                <w:szCs w:val="26"/>
              </w:rPr>
              <w:t>Tác nhân chính: Admin</w:t>
            </w:r>
          </w:p>
        </w:tc>
        <w:tc>
          <w:tcPr>
            <w:tcW w:w="4111" w:type="dxa"/>
            <w:vAlign w:val="center"/>
          </w:tcPr>
          <w:p w14:paraId="7EDD7348" w14:textId="77777777" w:rsidR="008C7287" w:rsidRPr="003E245E" w:rsidRDefault="008C7287">
            <w:pPr>
              <w:pStyle w:val="ListParagraph"/>
              <w:ind w:left="0" w:right="-284"/>
              <w:jc w:val="both"/>
              <w:rPr>
                <w:rFonts w:ascii="Times New Roman" w:hAnsi="Times New Roman" w:cs="Times New Roman"/>
                <w:bCs/>
                <w:sz w:val="26"/>
                <w:szCs w:val="26"/>
              </w:rPr>
              <w:pPrChange w:id="991" w:author="Truong Viet" w:date="2020-05-14T00:44:00Z">
                <w:pPr>
                  <w:pStyle w:val="ListParagraph"/>
                  <w:framePr w:hSpace="180" w:wrap="around" w:vAnchor="text" w:hAnchor="text" w:x="108" w:y="1"/>
                  <w:ind w:left="0" w:right="-284"/>
                  <w:suppressOverlap/>
                </w:pPr>
              </w:pPrChange>
            </w:pPr>
            <w:r w:rsidRPr="003E245E">
              <w:rPr>
                <w:rFonts w:ascii="Times New Roman" w:hAnsi="Times New Roman" w:cs="Times New Roman"/>
                <w:bCs/>
                <w:sz w:val="26"/>
                <w:szCs w:val="26"/>
              </w:rPr>
              <w:t>Kiểu:  Chi tiết</w:t>
            </w:r>
          </w:p>
        </w:tc>
      </w:tr>
      <w:tr w:rsidR="008C7287" w:rsidRPr="003E245E" w14:paraId="682BAA13" w14:textId="77777777" w:rsidTr="00AE5A56">
        <w:trPr>
          <w:trHeight w:val="1035"/>
        </w:trPr>
        <w:tc>
          <w:tcPr>
            <w:tcW w:w="8755" w:type="dxa"/>
            <w:gridSpan w:val="2"/>
            <w:vAlign w:val="center"/>
          </w:tcPr>
          <w:p w14:paraId="6244BF5F" w14:textId="77777777" w:rsidR="008C7287" w:rsidRPr="003E245E" w:rsidRDefault="008C7287">
            <w:pPr>
              <w:pStyle w:val="ListParagraph"/>
              <w:ind w:left="0" w:right="-284"/>
              <w:jc w:val="both"/>
              <w:rPr>
                <w:rFonts w:ascii="Times New Roman" w:hAnsi="Times New Roman" w:cs="Times New Roman"/>
                <w:bCs/>
                <w:sz w:val="26"/>
                <w:szCs w:val="26"/>
              </w:rPr>
              <w:pPrChange w:id="992" w:author="Truong Viet" w:date="2020-05-14T00:44:00Z">
                <w:pPr>
                  <w:pStyle w:val="ListParagraph"/>
                  <w:framePr w:hSpace="180" w:wrap="around" w:vAnchor="text" w:hAnchor="text" w:x="108" w:y="1"/>
                  <w:ind w:left="0" w:right="-284"/>
                  <w:suppressOverlap/>
                </w:pPr>
              </w:pPrChange>
            </w:pPr>
            <w:r w:rsidRPr="003E245E">
              <w:rPr>
                <w:rFonts w:ascii="Times New Roman" w:hAnsi="Times New Roman" w:cs="Times New Roman"/>
                <w:bCs/>
                <w:sz w:val="26"/>
                <w:szCs w:val="26"/>
              </w:rPr>
              <w:t>Mô tả ngắn gọn:</w:t>
            </w:r>
          </w:p>
          <w:p w14:paraId="026E9A8C" w14:textId="1C21C6A0" w:rsidR="008C7287" w:rsidRPr="003E245E" w:rsidRDefault="008C7287">
            <w:pPr>
              <w:pStyle w:val="ListParagraph"/>
              <w:numPr>
                <w:ilvl w:val="0"/>
                <w:numId w:val="1"/>
              </w:numPr>
              <w:ind w:left="0" w:right="-284" w:hanging="425"/>
              <w:jc w:val="both"/>
              <w:rPr>
                <w:rFonts w:ascii="Times New Roman" w:hAnsi="Times New Roman" w:cs="Times New Roman"/>
                <w:bCs/>
                <w:sz w:val="26"/>
                <w:szCs w:val="26"/>
              </w:rPr>
              <w:pPrChange w:id="993" w:author="Truong Viet" w:date="2020-05-14T00:44:00Z">
                <w:pPr>
                  <w:pStyle w:val="ListParagraph"/>
                  <w:framePr w:hSpace="180" w:wrap="around" w:vAnchor="text" w:hAnchor="text" w:x="108" w:y="1"/>
                  <w:numPr>
                    <w:numId w:val="1"/>
                  </w:numPr>
                  <w:ind w:left="0" w:right="-284" w:hanging="425"/>
                  <w:suppressOverlap/>
                </w:pPr>
              </w:pPrChange>
            </w:pPr>
            <w:r w:rsidRPr="003E245E">
              <w:rPr>
                <w:rFonts w:ascii="Times New Roman" w:hAnsi="Times New Roman" w:cs="Times New Roman"/>
                <w:bCs/>
                <w:sz w:val="26"/>
                <w:szCs w:val="26"/>
              </w:rPr>
              <w:t>Use-case này thể hiện chức năng quản lý thông báo của người quản trị.</w:t>
            </w:r>
          </w:p>
        </w:tc>
      </w:tr>
      <w:tr w:rsidR="008C7287" w:rsidRPr="003E245E" w14:paraId="6C64642C" w14:textId="77777777" w:rsidTr="00AE5A56">
        <w:trPr>
          <w:trHeight w:val="732"/>
        </w:trPr>
        <w:tc>
          <w:tcPr>
            <w:tcW w:w="8755" w:type="dxa"/>
            <w:gridSpan w:val="2"/>
            <w:vAlign w:val="center"/>
          </w:tcPr>
          <w:p w14:paraId="6E28841A" w14:textId="4495E461" w:rsidR="008C7287" w:rsidRPr="003E245E" w:rsidRDefault="008C7287">
            <w:pPr>
              <w:ind w:right="-108"/>
              <w:jc w:val="both"/>
              <w:rPr>
                <w:rFonts w:ascii="Times New Roman" w:hAnsi="Times New Roman" w:cs="Times New Roman"/>
                <w:bCs/>
                <w:sz w:val="26"/>
                <w:szCs w:val="26"/>
              </w:rPr>
              <w:pPrChange w:id="994" w:author="Truong Viet" w:date="2020-05-14T00:44:00Z">
                <w:pPr>
                  <w:framePr w:hSpace="180" w:wrap="around" w:vAnchor="text" w:hAnchor="text" w:x="108" w:y="1"/>
                  <w:ind w:right="-108"/>
                  <w:suppressOverlap/>
                </w:pPr>
              </w:pPrChange>
            </w:pPr>
            <w:r w:rsidRPr="003E245E">
              <w:rPr>
                <w:rFonts w:ascii="Times New Roman" w:hAnsi="Times New Roman" w:cs="Times New Roman"/>
                <w:bCs/>
                <w:sz w:val="26"/>
                <w:szCs w:val="26"/>
              </w:rPr>
              <w:t xml:space="preserve">Tạo mới </w:t>
            </w:r>
            <w:r w:rsidR="006934DD" w:rsidRPr="003E245E">
              <w:rPr>
                <w:rFonts w:ascii="Times New Roman" w:hAnsi="Times New Roman" w:cs="Times New Roman"/>
                <w:bCs/>
                <w:sz w:val="26"/>
                <w:szCs w:val="26"/>
              </w:rPr>
              <w:t>thông báo</w:t>
            </w:r>
            <w:r w:rsidRPr="003E245E">
              <w:rPr>
                <w:rFonts w:ascii="Times New Roman" w:hAnsi="Times New Roman" w:cs="Times New Roman"/>
                <w:bCs/>
                <w:sz w:val="26"/>
                <w:szCs w:val="26"/>
              </w:rPr>
              <w:t>:</w:t>
            </w:r>
          </w:p>
          <w:p w14:paraId="2360CB30" w14:textId="424BCC3C" w:rsidR="008C7287" w:rsidRPr="003E245E" w:rsidRDefault="008C7287">
            <w:pPr>
              <w:pStyle w:val="ListParagraph"/>
              <w:numPr>
                <w:ilvl w:val="0"/>
                <w:numId w:val="6"/>
              </w:numPr>
              <w:ind w:right="-108"/>
              <w:jc w:val="both"/>
              <w:rPr>
                <w:rFonts w:ascii="Times New Roman" w:hAnsi="Times New Roman" w:cs="Times New Roman"/>
                <w:bCs/>
                <w:sz w:val="26"/>
                <w:szCs w:val="26"/>
              </w:rPr>
              <w:pPrChange w:id="995" w:author="Truong Viet" w:date="2020-05-14T00:44: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dùng nhấn button Thêm thông báo. Hệ thống sẽ đưa ra màn hình tạo mới thông báo. Hệ thống yêu cầu người dùng nhập thông tin cho </w:t>
            </w:r>
            <w:r w:rsidR="001966CC"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Người dùng nhấn button Lưu. Hệ thống sẽ thực hiện việc tạo mới </w:t>
            </w:r>
            <w:r w:rsidR="001966CC" w:rsidRPr="003E245E">
              <w:rPr>
                <w:rFonts w:ascii="Times New Roman" w:hAnsi="Times New Roman" w:cs="Times New Roman"/>
                <w:bCs/>
                <w:sz w:val="26"/>
                <w:szCs w:val="26"/>
              </w:rPr>
              <w:t>thông báo</w:t>
            </w:r>
            <w:r w:rsidRPr="003E245E">
              <w:rPr>
                <w:rFonts w:ascii="Times New Roman" w:hAnsi="Times New Roman" w:cs="Times New Roman"/>
                <w:bCs/>
                <w:sz w:val="26"/>
                <w:szCs w:val="26"/>
              </w:rPr>
              <w:t>.</w:t>
            </w:r>
          </w:p>
          <w:p w14:paraId="535FC016" w14:textId="4DF63B18" w:rsidR="008C7287" w:rsidRPr="003E245E" w:rsidRDefault="008C7287">
            <w:pPr>
              <w:pStyle w:val="ListParagraph"/>
              <w:numPr>
                <w:ilvl w:val="0"/>
                <w:numId w:val="6"/>
              </w:numPr>
              <w:ind w:right="-108"/>
              <w:jc w:val="both"/>
              <w:rPr>
                <w:rFonts w:ascii="Times New Roman" w:hAnsi="Times New Roman" w:cs="Times New Roman"/>
                <w:bCs/>
                <w:sz w:val="26"/>
                <w:szCs w:val="26"/>
              </w:rPr>
              <w:pPrChange w:id="996" w:author="Truong Viet" w:date="2020-05-14T00:44: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có thể </w:t>
            </w:r>
            <w:r w:rsidR="001966CC" w:rsidRPr="003E245E">
              <w:rPr>
                <w:rFonts w:ascii="Times New Roman" w:hAnsi="Times New Roman" w:cs="Times New Roman"/>
                <w:bCs/>
                <w:sz w:val="26"/>
                <w:szCs w:val="26"/>
              </w:rPr>
              <w:t>đính kèm File theo thông báo</w:t>
            </w:r>
            <w:r w:rsidRPr="003E245E">
              <w:rPr>
                <w:rFonts w:ascii="Times New Roman" w:hAnsi="Times New Roman" w:cs="Times New Roman"/>
                <w:bCs/>
                <w:sz w:val="26"/>
                <w:szCs w:val="26"/>
              </w:rPr>
              <w:t>.</w:t>
            </w:r>
          </w:p>
          <w:p w14:paraId="1B58E90E" w14:textId="64DC85C3" w:rsidR="008C7287" w:rsidRPr="003E245E" w:rsidRDefault="008C7287">
            <w:pPr>
              <w:ind w:right="-108"/>
              <w:jc w:val="both"/>
              <w:rPr>
                <w:rFonts w:ascii="Times New Roman" w:hAnsi="Times New Roman" w:cs="Times New Roman"/>
                <w:bCs/>
                <w:sz w:val="26"/>
                <w:szCs w:val="26"/>
              </w:rPr>
              <w:pPrChange w:id="997" w:author="Truong Viet" w:date="2020-05-14T00:44:00Z">
                <w:pPr>
                  <w:framePr w:hSpace="180" w:wrap="around" w:vAnchor="text" w:hAnchor="text" w:x="108" w:y="1"/>
                  <w:ind w:right="-108"/>
                  <w:suppressOverlap/>
                </w:pPr>
              </w:pPrChange>
            </w:pPr>
            <w:r w:rsidRPr="003E245E">
              <w:rPr>
                <w:rFonts w:ascii="Times New Roman" w:hAnsi="Times New Roman" w:cs="Times New Roman"/>
                <w:bCs/>
                <w:sz w:val="26"/>
                <w:szCs w:val="26"/>
              </w:rPr>
              <w:t>Sửa</w:t>
            </w:r>
            <w:r w:rsidR="006934DD" w:rsidRPr="003E245E">
              <w:rPr>
                <w:rFonts w:ascii="Times New Roman" w:hAnsi="Times New Roman" w:cs="Times New Roman"/>
                <w:bCs/>
                <w:sz w:val="26"/>
                <w:szCs w:val="26"/>
              </w:rPr>
              <w:t xml:space="preserve"> thông báo </w:t>
            </w:r>
            <w:r w:rsidRPr="003E245E">
              <w:rPr>
                <w:rFonts w:ascii="Times New Roman" w:hAnsi="Times New Roman" w:cs="Times New Roman"/>
                <w:bCs/>
                <w:sz w:val="26"/>
                <w:szCs w:val="26"/>
              </w:rPr>
              <w:t>:</w:t>
            </w:r>
          </w:p>
          <w:p w14:paraId="3CF1887E" w14:textId="261390EC" w:rsidR="008C7287" w:rsidRPr="003E245E" w:rsidRDefault="008C7287">
            <w:pPr>
              <w:pStyle w:val="ListParagraph"/>
              <w:numPr>
                <w:ilvl w:val="0"/>
                <w:numId w:val="6"/>
              </w:numPr>
              <w:ind w:right="-108"/>
              <w:jc w:val="both"/>
              <w:rPr>
                <w:rFonts w:ascii="Times New Roman" w:hAnsi="Times New Roman" w:cs="Times New Roman"/>
                <w:bCs/>
                <w:sz w:val="26"/>
                <w:szCs w:val="26"/>
              </w:rPr>
              <w:pPrChange w:id="998" w:author="Truong Viet" w:date="2020-05-14T00:44: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dùng nhấn button Sửa </w:t>
            </w:r>
            <w:r w:rsidR="005369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ở danh sách </w:t>
            </w:r>
            <w:r w:rsidR="005369D8" w:rsidRPr="003E245E">
              <w:rPr>
                <w:rFonts w:ascii="Times New Roman" w:hAnsi="Times New Roman" w:cs="Times New Roman"/>
                <w:bCs/>
                <w:sz w:val="26"/>
                <w:szCs w:val="26"/>
              </w:rPr>
              <w:t>thống báo</w:t>
            </w:r>
            <w:r w:rsidRPr="003E245E">
              <w:rPr>
                <w:rFonts w:ascii="Times New Roman" w:hAnsi="Times New Roman" w:cs="Times New Roman"/>
                <w:bCs/>
                <w:sz w:val="26"/>
                <w:szCs w:val="26"/>
              </w:rPr>
              <w:t xml:space="preserve">. Hệ thống đưa ra màn hình sửa </w:t>
            </w:r>
            <w:r w:rsidR="00CA64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yêu cầu người dùng nhập thông tin của </w:t>
            </w:r>
            <w:r w:rsidR="00CA64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và nhấn button Lưu. Hệ thống sẽ thực hiện việc sửa </w:t>
            </w:r>
            <w:r w:rsidR="00CA64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w:t>
            </w:r>
          </w:p>
          <w:p w14:paraId="190E0B6A" w14:textId="0A1704BB" w:rsidR="008C7287" w:rsidRPr="003E245E" w:rsidRDefault="008C7287">
            <w:pPr>
              <w:ind w:right="-108"/>
              <w:jc w:val="both"/>
              <w:rPr>
                <w:rFonts w:ascii="Times New Roman" w:hAnsi="Times New Roman" w:cs="Times New Roman"/>
                <w:bCs/>
                <w:sz w:val="26"/>
                <w:szCs w:val="26"/>
              </w:rPr>
              <w:pPrChange w:id="999" w:author="Truong Viet" w:date="2020-05-14T00:44:00Z">
                <w:pPr>
                  <w:framePr w:hSpace="180" w:wrap="around" w:vAnchor="text" w:hAnchor="text" w:x="108" w:y="1"/>
                  <w:ind w:right="-108"/>
                  <w:suppressOverlap/>
                </w:pPr>
              </w:pPrChange>
            </w:pPr>
            <w:r w:rsidRPr="003E245E">
              <w:rPr>
                <w:rFonts w:ascii="Times New Roman" w:hAnsi="Times New Roman" w:cs="Times New Roman"/>
                <w:bCs/>
                <w:sz w:val="26"/>
                <w:szCs w:val="26"/>
              </w:rPr>
              <w:t xml:space="preserve">Xóa </w:t>
            </w:r>
            <w:r w:rsidR="006934DD" w:rsidRPr="003E245E">
              <w:rPr>
                <w:rFonts w:ascii="Times New Roman" w:hAnsi="Times New Roman" w:cs="Times New Roman"/>
                <w:bCs/>
                <w:sz w:val="26"/>
                <w:szCs w:val="26"/>
              </w:rPr>
              <w:t xml:space="preserve">thông báo </w:t>
            </w:r>
            <w:r w:rsidRPr="003E245E">
              <w:rPr>
                <w:rFonts w:ascii="Times New Roman" w:hAnsi="Times New Roman" w:cs="Times New Roman"/>
                <w:bCs/>
                <w:sz w:val="26"/>
                <w:szCs w:val="26"/>
              </w:rPr>
              <w:t xml:space="preserve">: </w:t>
            </w:r>
          </w:p>
          <w:p w14:paraId="4AD8997B" w14:textId="0D011016" w:rsidR="008C7287" w:rsidRPr="003E245E" w:rsidRDefault="008C7287">
            <w:pPr>
              <w:pStyle w:val="ListParagraph"/>
              <w:numPr>
                <w:ilvl w:val="0"/>
                <w:numId w:val="6"/>
              </w:numPr>
              <w:ind w:right="-108"/>
              <w:jc w:val="both"/>
              <w:rPr>
                <w:rFonts w:ascii="Times New Roman" w:hAnsi="Times New Roman" w:cs="Times New Roman"/>
                <w:bCs/>
                <w:sz w:val="26"/>
                <w:szCs w:val="26"/>
              </w:rPr>
              <w:pPrChange w:id="1000" w:author="Truong Viet" w:date="2020-05-14T00:44: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dùng nhấn button Xóa </w:t>
            </w:r>
            <w:r w:rsidR="00CA64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ở danh sách </w:t>
            </w:r>
            <w:r w:rsidR="00CA64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Hệ thống đưa ra màn hình xác nhận việc xóa </w:t>
            </w:r>
            <w:r w:rsidR="00CA64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Hệ thống sẽ thực hiện việc xóa </w:t>
            </w:r>
            <w:r w:rsidR="00CA64D8" w:rsidRPr="003E245E">
              <w:rPr>
                <w:rFonts w:ascii="Times New Roman" w:hAnsi="Times New Roman" w:cs="Times New Roman"/>
                <w:bCs/>
                <w:sz w:val="26"/>
                <w:szCs w:val="26"/>
              </w:rPr>
              <w:t>thông báo</w:t>
            </w:r>
            <w:r w:rsidRPr="003E245E">
              <w:rPr>
                <w:rFonts w:ascii="Times New Roman" w:hAnsi="Times New Roman" w:cs="Times New Roman"/>
                <w:bCs/>
                <w:sz w:val="26"/>
                <w:szCs w:val="26"/>
              </w:rPr>
              <w:t>.</w:t>
            </w:r>
          </w:p>
          <w:p w14:paraId="0167EA26" w14:textId="77AAE154" w:rsidR="00CA64D8" w:rsidRPr="003E245E" w:rsidRDefault="00CA64D8">
            <w:pPr>
              <w:ind w:right="-108"/>
              <w:jc w:val="both"/>
              <w:rPr>
                <w:rFonts w:ascii="Times New Roman" w:hAnsi="Times New Roman" w:cs="Times New Roman"/>
                <w:bCs/>
                <w:sz w:val="26"/>
                <w:szCs w:val="26"/>
              </w:rPr>
              <w:pPrChange w:id="1001" w:author="Truong Viet" w:date="2020-05-14T00:44:00Z">
                <w:pPr>
                  <w:framePr w:hSpace="180" w:wrap="around" w:vAnchor="text" w:hAnchor="text" w:x="108" w:y="1"/>
                  <w:ind w:right="-108"/>
                  <w:suppressOverlap/>
                </w:pPr>
              </w:pPrChange>
            </w:pPr>
            <w:r w:rsidRPr="003E245E">
              <w:rPr>
                <w:rFonts w:ascii="Times New Roman" w:hAnsi="Times New Roman" w:cs="Times New Roman"/>
                <w:bCs/>
                <w:sz w:val="26"/>
                <w:szCs w:val="26"/>
              </w:rPr>
              <w:lastRenderedPageBreak/>
              <w:t xml:space="preserve">Thêm file đính kèm :  </w:t>
            </w:r>
          </w:p>
          <w:p w14:paraId="3D2A7E24" w14:textId="2A7BC536" w:rsidR="00CA64D8" w:rsidRPr="003E245E" w:rsidRDefault="00CA64D8">
            <w:pPr>
              <w:pStyle w:val="ListParagraph"/>
              <w:numPr>
                <w:ilvl w:val="0"/>
                <w:numId w:val="6"/>
              </w:numPr>
              <w:ind w:right="-108"/>
              <w:jc w:val="both"/>
              <w:rPr>
                <w:rFonts w:ascii="Times New Roman" w:hAnsi="Times New Roman" w:cs="Times New Roman"/>
                <w:bCs/>
                <w:sz w:val="26"/>
                <w:szCs w:val="26"/>
              </w:rPr>
              <w:pPrChange w:id="1002" w:author="Truong Viet" w:date="2020-05-14T00:44: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 xml:space="preserve">Người dùng nhấn </w:t>
            </w:r>
            <w:r w:rsidR="00A65757" w:rsidRPr="003E245E">
              <w:rPr>
                <w:rFonts w:ascii="Times New Roman" w:hAnsi="Times New Roman" w:cs="Times New Roman"/>
                <w:bCs/>
                <w:sz w:val="26"/>
                <w:szCs w:val="26"/>
              </w:rPr>
              <w:t>file đính kèm</w:t>
            </w:r>
            <w:r w:rsidRPr="003E245E">
              <w:rPr>
                <w:rFonts w:ascii="Times New Roman" w:hAnsi="Times New Roman" w:cs="Times New Roman"/>
                <w:bCs/>
                <w:sz w:val="26"/>
                <w:szCs w:val="26"/>
              </w:rPr>
              <w:t>. Hệ thống sẽ đưa ra màn hình</w:t>
            </w:r>
            <w:r w:rsidR="00A65757" w:rsidRPr="003E245E">
              <w:rPr>
                <w:rFonts w:ascii="Times New Roman" w:hAnsi="Times New Roman" w:cs="Times New Roman"/>
                <w:bCs/>
                <w:sz w:val="26"/>
                <w:szCs w:val="26"/>
              </w:rPr>
              <w:t xml:space="preserve"> danh sách file đính kèm. Người dung nhấn button Thêm file đính kèm</w:t>
            </w:r>
            <w:r w:rsidRPr="003E245E">
              <w:rPr>
                <w:rFonts w:ascii="Times New Roman" w:hAnsi="Times New Roman" w:cs="Times New Roman"/>
                <w:bCs/>
                <w:sz w:val="26"/>
                <w:szCs w:val="26"/>
              </w:rPr>
              <w:t xml:space="preserve">. Hệ thống yêu cầu người dùng nhập thông tin cho </w:t>
            </w:r>
            <w:r w:rsidR="00A65757" w:rsidRPr="003E245E">
              <w:rPr>
                <w:rFonts w:ascii="Times New Roman" w:hAnsi="Times New Roman" w:cs="Times New Roman"/>
                <w:bCs/>
                <w:sz w:val="26"/>
                <w:szCs w:val="26"/>
              </w:rPr>
              <w:t>file đính kèm</w:t>
            </w:r>
            <w:r w:rsidRPr="003E245E">
              <w:rPr>
                <w:rFonts w:ascii="Times New Roman" w:hAnsi="Times New Roman" w:cs="Times New Roman"/>
                <w:bCs/>
                <w:sz w:val="26"/>
                <w:szCs w:val="26"/>
              </w:rPr>
              <w:t xml:space="preserve">. Người dùng nhấn button Lưu. Hệ thống sẽ thực hiện việc tạo mới </w:t>
            </w:r>
            <w:r w:rsidR="00A65757" w:rsidRPr="003E245E">
              <w:rPr>
                <w:rFonts w:ascii="Times New Roman" w:hAnsi="Times New Roman" w:cs="Times New Roman"/>
                <w:bCs/>
                <w:sz w:val="26"/>
                <w:szCs w:val="26"/>
              </w:rPr>
              <w:t>file đính kèm</w:t>
            </w:r>
            <w:r w:rsidRPr="003E245E">
              <w:rPr>
                <w:rFonts w:ascii="Times New Roman" w:hAnsi="Times New Roman" w:cs="Times New Roman"/>
                <w:bCs/>
                <w:sz w:val="26"/>
                <w:szCs w:val="26"/>
              </w:rPr>
              <w:t>.</w:t>
            </w:r>
          </w:p>
          <w:p w14:paraId="54DDEFB0" w14:textId="17616CC6" w:rsidR="00A65757" w:rsidRPr="003E245E" w:rsidRDefault="00A65757">
            <w:pPr>
              <w:ind w:right="-108"/>
              <w:jc w:val="both"/>
              <w:rPr>
                <w:rFonts w:ascii="Times New Roman" w:hAnsi="Times New Roman" w:cs="Times New Roman"/>
                <w:bCs/>
                <w:sz w:val="26"/>
                <w:szCs w:val="26"/>
              </w:rPr>
              <w:pPrChange w:id="1003" w:author="Truong Viet" w:date="2020-05-14T00:44:00Z">
                <w:pPr>
                  <w:framePr w:hSpace="180" w:wrap="around" w:vAnchor="text" w:hAnchor="text" w:x="108" w:y="1"/>
                  <w:ind w:right="-108"/>
                  <w:suppressOverlap/>
                </w:pPr>
              </w:pPrChange>
            </w:pPr>
            <w:r w:rsidRPr="003E245E">
              <w:rPr>
                <w:rFonts w:ascii="Times New Roman" w:hAnsi="Times New Roman" w:cs="Times New Roman"/>
                <w:bCs/>
                <w:sz w:val="26"/>
                <w:szCs w:val="26"/>
              </w:rPr>
              <w:t>Sửa file đính kèm :</w:t>
            </w:r>
            <w:r w:rsidR="00D76E4F" w:rsidRPr="003E245E">
              <w:rPr>
                <w:rFonts w:ascii="Times New Roman" w:hAnsi="Times New Roman" w:cs="Times New Roman"/>
                <w:bCs/>
                <w:sz w:val="26"/>
                <w:szCs w:val="26"/>
              </w:rPr>
              <w:t xml:space="preserve"> </w:t>
            </w:r>
          </w:p>
          <w:p w14:paraId="0F9696B0" w14:textId="0EB699D4" w:rsidR="00D76E4F" w:rsidRPr="003E245E" w:rsidRDefault="00D76E4F">
            <w:pPr>
              <w:pStyle w:val="ListParagraph"/>
              <w:numPr>
                <w:ilvl w:val="0"/>
                <w:numId w:val="6"/>
              </w:numPr>
              <w:ind w:right="-108"/>
              <w:jc w:val="both"/>
              <w:rPr>
                <w:rFonts w:ascii="Times New Roman" w:hAnsi="Times New Roman" w:cs="Times New Roman"/>
                <w:bCs/>
                <w:sz w:val="26"/>
                <w:szCs w:val="26"/>
              </w:rPr>
              <w:pPrChange w:id="1004" w:author="Truong Viet" w:date="2020-05-14T00:44: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Người dùng nhấn button Sửa file đính kèm ở danh sách file đính kèm. Hệ thống đưa ra màn hình sửa file đính kèm, yêu cầu người dùng nhập thông tin của file đính kèm và nhấn button Lưu. Hệ thống sẽ thực hiện việc sửa file đính kèm.</w:t>
            </w:r>
          </w:p>
          <w:p w14:paraId="7C37A406" w14:textId="474EA482" w:rsidR="00A65757" w:rsidRPr="003E245E" w:rsidRDefault="00A65757">
            <w:pPr>
              <w:ind w:right="-108"/>
              <w:jc w:val="both"/>
              <w:rPr>
                <w:rFonts w:ascii="Times New Roman" w:hAnsi="Times New Roman" w:cs="Times New Roman"/>
                <w:bCs/>
                <w:sz w:val="26"/>
                <w:szCs w:val="26"/>
              </w:rPr>
              <w:pPrChange w:id="1005" w:author="Truong Viet" w:date="2020-05-14T00:44:00Z">
                <w:pPr>
                  <w:framePr w:hSpace="180" w:wrap="around" w:vAnchor="text" w:hAnchor="text" w:x="108" w:y="1"/>
                  <w:ind w:right="-108"/>
                  <w:suppressOverlap/>
                </w:pPr>
              </w:pPrChange>
            </w:pPr>
            <w:r w:rsidRPr="003E245E">
              <w:rPr>
                <w:rFonts w:ascii="Times New Roman" w:hAnsi="Times New Roman" w:cs="Times New Roman"/>
                <w:bCs/>
                <w:sz w:val="26"/>
                <w:szCs w:val="26"/>
              </w:rPr>
              <w:t>Xóa file đính kèm</w:t>
            </w:r>
            <w:r w:rsidR="00D76E4F" w:rsidRPr="003E245E">
              <w:rPr>
                <w:rFonts w:ascii="Times New Roman" w:hAnsi="Times New Roman" w:cs="Times New Roman"/>
                <w:bCs/>
                <w:sz w:val="26"/>
                <w:szCs w:val="26"/>
              </w:rPr>
              <w:t xml:space="preserve"> </w:t>
            </w:r>
            <w:r w:rsidRPr="003E245E">
              <w:rPr>
                <w:rFonts w:ascii="Times New Roman" w:hAnsi="Times New Roman" w:cs="Times New Roman"/>
                <w:bCs/>
                <w:sz w:val="26"/>
                <w:szCs w:val="26"/>
              </w:rPr>
              <w:t xml:space="preserve">: </w:t>
            </w:r>
          </w:p>
          <w:p w14:paraId="27DD9E44" w14:textId="3DD0A979" w:rsidR="00D76E4F" w:rsidRPr="003E245E" w:rsidRDefault="00D76E4F">
            <w:pPr>
              <w:pStyle w:val="ListParagraph"/>
              <w:numPr>
                <w:ilvl w:val="0"/>
                <w:numId w:val="6"/>
              </w:numPr>
              <w:ind w:right="-108"/>
              <w:jc w:val="both"/>
              <w:rPr>
                <w:rFonts w:ascii="Times New Roman" w:hAnsi="Times New Roman" w:cs="Times New Roman"/>
                <w:bCs/>
                <w:sz w:val="26"/>
                <w:szCs w:val="26"/>
              </w:rPr>
              <w:pPrChange w:id="1006" w:author="Truong Viet" w:date="2020-05-14T00:44:00Z">
                <w:pPr>
                  <w:pStyle w:val="ListParagraph"/>
                  <w:framePr w:hSpace="180" w:wrap="around" w:vAnchor="text" w:hAnchor="text" w:x="108" w:y="1"/>
                  <w:numPr>
                    <w:numId w:val="6"/>
                  </w:numPr>
                  <w:ind w:right="-108" w:hanging="360"/>
                  <w:suppressOverlap/>
                </w:pPr>
              </w:pPrChange>
            </w:pPr>
            <w:r w:rsidRPr="003E245E">
              <w:rPr>
                <w:rFonts w:ascii="Times New Roman" w:hAnsi="Times New Roman" w:cs="Times New Roman"/>
                <w:bCs/>
                <w:sz w:val="26"/>
                <w:szCs w:val="26"/>
              </w:rPr>
              <w:t>Người dùng nhấn button Xóa file đính kèm ở danh sách file đính kèm. Hệ thống đưa ra màn hình xác nhận việc xóa file đính kèm. Hệ thống sẽ thực hiện việc xóa file đính kèm.</w:t>
            </w:r>
          </w:p>
          <w:p w14:paraId="7284D175" w14:textId="77777777" w:rsidR="008C7287" w:rsidRPr="003E245E" w:rsidRDefault="008C7287">
            <w:pPr>
              <w:ind w:right="-108"/>
              <w:jc w:val="both"/>
              <w:rPr>
                <w:rFonts w:ascii="Times New Roman" w:hAnsi="Times New Roman" w:cs="Times New Roman"/>
                <w:bCs/>
                <w:sz w:val="26"/>
                <w:szCs w:val="26"/>
              </w:rPr>
              <w:pPrChange w:id="1007" w:author="Truong Viet" w:date="2020-05-14T00:44:00Z">
                <w:pPr>
                  <w:framePr w:hSpace="180" w:wrap="around" w:vAnchor="text" w:hAnchor="text" w:x="108" w:y="1"/>
                  <w:ind w:right="-108"/>
                  <w:suppressOverlap/>
                </w:pPr>
              </w:pPrChange>
            </w:pPr>
          </w:p>
        </w:tc>
      </w:tr>
      <w:tr w:rsidR="008C7287" w:rsidRPr="003E245E" w14:paraId="2A4CAE85" w14:textId="77777777" w:rsidTr="00AE5A56">
        <w:trPr>
          <w:trHeight w:val="732"/>
        </w:trPr>
        <w:tc>
          <w:tcPr>
            <w:tcW w:w="8755" w:type="dxa"/>
            <w:gridSpan w:val="2"/>
            <w:vAlign w:val="center"/>
          </w:tcPr>
          <w:p w14:paraId="6263D0C3" w14:textId="29E2C073" w:rsidR="008C7287" w:rsidRPr="003E245E" w:rsidRDefault="008C7287">
            <w:pPr>
              <w:ind w:right="-108"/>
              <w:jc w:val="both"/>
              <w:rPr>
                <w:rFonts w:ascii="Times New Roman" w:hAnsi="Times New Roman" w:cs="Times New Roman"/>
                <w:bCs/>
                <w:sz w:val="26"/>
                <w:szCs w:val="26"/>
              </w:rPr>
              <w:pPrChange w:id="1008" w:author="Truong Viet" w:date="2020-05-14T00:44:00Z">
                <w:pPr>
                  <w:framePr w:hSpace="180" w:wrap="around" w:vAnchor="text" w:hAnchor="text" w:x="108" w:y="1"/>
                  <w:ind w:right="-108"/>
                  <w:suppressOverlap/>
                </w:pPr>
              </w:pPrChange>
            </w:pPr>
            <w:r w:rsidRPr="003E245E">
              <w:rPr>
                <w:rFonts w:ascii="Times New Roman" w:hAnsi="Times New Roman" w:cs="Times New Roman"/>
                <w:bCs/>
                <w:sz w:val="26"/>
                <w:szCs w:val="26"/>
              </w:rPr>
              <w:lastRenderedPageBreak/>
              <w:t xml:space="preserve">Điều kiện tiên quyết: Người dùng  phải đăng nhập thành công vào hệ thống và có quyền thao tác trên </w:t>
            </w:r>
            <w:r w:rsidR="00D76E4F" w:rsidRPr="003E245E">
              <w:rPr>
                <w:rFonts w:ascii="Times New Roman" w:hAnsi="Times New Roman" w:cs="Times New Roman"/>
                <w:bCs/>
                <w:sz w:val="26"/>
                <w:szCs w:val="26"/>
              </w:rPr>
              <w:t>thông báo</w:t>
            </w:r>
            <w:r w:rsidRPr="003E245E">
              <w:rPr>
                <w:rFonts w:ascii="Times New Roman" w:hAnsi="Times New Roman" w:cs="Times New Roman"/>
                <w:bCs/>
                <w:sz w:val="26"/>
                <w:szCs w:val="26"/>
              </w:rPr>
              <w:t>.</w:t>
            </w:r>
          </w:p>
        </w:tc>
      </w:tr>
      <w:tr w:rsidR="008C7287" w:rsidRPr="003E245E" w14:paraId="75621836" w14:textId="77777777" w:rsidTr="00AE5A56">
        <w:trPr>
          <w:trHeight w:val="732"/>
        </w:trPr>
        <w:tc>
          <w:tcPr>
            <w:tcW w:w="8755" w:type="dxa"/>
            <w:gridSpan w:val="2"/>
            <w:vAlign w:val="center"/>
          </w:tcPr>
          <w:p w14:paraId="5ACFEA73" w14:textId="28954B18" w:rsidR="008C7287" w:rsidRPr="003E245E" w:rsidRDefault="008C7287">
            <w:pPr>
              <w:keepNext/>
              <w:ind w:right="-108"/>
              <w:jc w:val="both"/>
              <w:rPr>
                <w:rFonts w:ascii="Times New Roman" w:hAnsi="Times New Roman" w:cs="Times New Roman"/>
                <w:bCs/>
                <w:sz w:val="26"/>
                <w:szCs w:val="26"/>
              </w:rPr>
              <w:pPrChange w:id="1009" w:author="Truong Viet" w:date="2020-05-14T00:44:00Z">
                <w:pPr>
                  <w:keepNext/>
                  <w:framePr w:hSpace="180" w:wrap="around" w:vAnchor="text" w:hAnchor="text" w:x="108" w:y="1"/>
                  <w:ind w:right="-108"/>
                  <w:suppressOverlap/>
                </w:pPr>
              </w:pPrChange>
            </w:pPr>
            <w:r w:rsidRPr="003E245E">
              <w:rPr>
                <w:rFonts w:ascii="Times New Roman" w:hAnsi="Times New Roman" w:cs="Times New Roman"/>
                <w:bCs/>
                <w:sz w:val="26"/>
                <w:szCs w:val="26"/>
              </w:rPr>
              <w:t xml:space="preserve">Kết quả: Sau khi tạo mới hoặc sửa </w:t>
            </w:r>
            <w:r w:rsidR="00D76E4F" w:rsidRPr="003E245E">
              <w:rPr>
                <w:rFonts w:ascii="Times New Roman" w:hAnsi="Times New Roman" w:cs="Times New Roman"/>
                <w:bCs/>
                <w:sz w:val="26"/>
                <w:szCs w:val="26"/>
              </w:rPr>
              <w:t>thông báo</w:t>
            </w:r>
            <w:r w:rsidRPr="003E245E">
              <w:rPr>
                <w:rFonts w:ascii="Times New Roman" w:hAnsi="Times New Roman" w:cs="Times New Roman"/>
                <w:bCs/>
                <w:sz w:val="26"/>
                <w:szCs w:val="26"/>
              </w:rPr>
              <w:t xml:space="preserve"> thành công, hệ thống sẽ đưa thông tin mới lưu vào cơ sở dữ liệu. Sau khi xóa học bổng </w:t>
            </w:r>
            <w:r w:rsidR="00D76E4F" w:rsidRPr="003E245E">
              <w:rPr>
                <w:rFonts w:ascii="Times New Roman" w:hAnsi="Times New Roman" w:cs="Times New Roman"/>
                <w:bCs/>
                <w:sz w:val="26"/>
                <w:szCs w:val="26"/>
              </w:rPr>
              <w:t>thống báo</w:t>
            </w:r>
            <w:r w:rsidRPr="003E245E">
              <w:rPr>
                <w:rFonts w:ascii="Times New Roman" w:hAnsi="Times New Roman" w:cs="Times New Roman"/>
                <w:bCs/>
                <w:sz w:val="26"/>
                <w:szCs w:val="26"/>
              </w:rPr>
              <w:t xml:space="preserve">, hệ thống sẽ xóa thông tin của </w:t>
            </w:r>
            <w:r w:rsidR="00D76E4F" w:rsidRPr="003E245E">
              <w:rPr>
                <w:rFonts w:ascii="Times New Roman" w:hAnsi="Times New Roman" w:cs="Times New Roman"/>
                <w:bCs/>
                <w:sz w:val="26"/>
                <w:szCs w:val="26"/>
              </w:rPr>
              <w:t>thống báo</w:t>
            </w:r>
            <w:r w:rsidRPr="003E245E">
              <w:rPr>
                <w:rFonts w:ascii="Times New Roman" w:hAnsi="Times New Roman" w:cs="Times New Roman"/>
                <w:bCs/>
                <w:sz w:val="26"/>
                <w:szCs w:val="26"/>
              </w:rPr>
              <w:t xml:space="preserve"> đó trong cơ sở dữ liệu .</w:t>
            </w:r>
          </w:p>
        </w:tc>
      </w:tr>
    </w:tbl>
    <w:p w14:paraId="71A5EA60" w14:textId="77777777" w:rsidR="00482A9C" w:rsidRPr="003E245E" w:rsidRDefault="00482A9C" w:rsidP="00DF5B11">
      <w:pPr>
        <w:pStyle w:val="ListParagraph"/>
        <w:ind w:left="0" w:right="-284"/>
        <w:jc w:val="both"/>
        <w:outlineLvl w:val="2"/>
        <w:rPr>
          <w:rFonts w:ascii="Times New Roman" w:hAnsi="Times New Roman" w:cs="Times New Roman"/>
          <w:bCs/>
          <w:sz w:val="26"/>
          <w:szCs w:val="26"/>
        </w:rPr>
      </w:pPr>
    </w:p>
    <w:p w14:paraId="1EC729D8" w14:textId="77777777" w:rsidR="00E26FB6" w:rsidRDefault="00E26FB6">
      <w:pPr>
        <w:rPr>
          <w:ins w:id="1010" w:author="Hoang Anh" w:date="2020-05-11T14:59:00Z"/>
          <w:rFonts w:ascii="Times New Roman" w:hAnsi="Times New Roman" w:cs="Times New Roman"/>
          <w:b/>
          <w:sz w:val="26"/>
          <w:szCs w:val="26"/>
        </w:rPr>
      </w:pPr>
      <w:bookmarkStart w:id="1011" w:name="_Toc40075664"/>
      <w:ins w:id="1012" w:author="Hoang Anh" w:date="2020-05-11T14:59:00Z">
        <w:r>
          <w:rPr>
            <w:rFonts w:ascii="Times New Roman" w:hAnsi="Times New Roman" w:cs="Times New Roman"/>
            <w:b/>
            <w:sz w:val="26"/>
            <w:szCs w:val="26"/>
          </w:rPr>
          <w:br w:type="page"/>
        </w:r>
      </w:ins>
    </w:p>
    <w:p w14:paraId="0593F998" w14:textId="5F997FC2" w:rsidR="00DF5B11" w:rsidRPr="003E245E" w:rsidRDefault="00DF5B11" w:rsidP="002D2487">
      <w:pPr>
        <w:pStyle w:val="ListParagraph"/>
        <w:ind w:left="0" w:right="-284"/>
        <w:jc w:val="both"/>
        <w:outlineLvl w:val="2"/>
        <w:rPr>
          <w:rFonts w:ascii="Times New Roman" w:hAnsi="Times New Roman" w:cs="Times New Roman"/>
          <w:b/>
          <w:sz w:val="26"/>
          <w:szCs w:val="26"/>
        </w:rPr>
      </w:pPr>
      <w:r w:rsidRPr="003E245E">
        <w:rPr>
          <w:rFonts w:ascii="Times New Roman" w:hAnsi="Times New Roman" w:cs="Times New Roman"/>
          <w:b/>
          <w:sz w:val="26"/>
          <w:szCs w:val="26"/>
        </w:rPr>
        <w:lastRenderedPageBreak/>
        <w:t>3.1.4 Sơ đồ tuần tự</w:t>
      </w:r>
      <w:bookmarkEnd w:id="967"/>
      <w:bookmarkEnd w:id="968"/>
      <w:bookmarkEnd w:id="969"/>
      <w:bookmarkEnd w:id="970"/>
      <w:bookmarkEnd w:id="971"/>
      <w:bookmarkEnd w:id="972"/>
      <w:bookmarkEnd w:id="973"/>
      <w:bookmarkEnd w:id="974"/>
      <w:bookmarkEnd w:id="975"/>
      <w:bookmarkEnd w:id="1011"/>
    </w:p>
    <w:p w14:paraId="4984BADA" w14:textId="26855073" w:rsidR="00DF5B11" w:rsidRPr="003E245E" w:rsidRDefault="002D2487"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User</w:t>
      </w:r>
      <w:r w:rsidR="00DF5B11" w:rsidRPr="003E245E">
        <w:rPr>
          <w:rFonts w:ascii="Times New Roman" w:hAnsi="Times New Roman" w:cs="Times New Roman"/>
          <w:bCs/>
          <w:sz w:val="26"/>
          <w:szCs w:val="26"/>
        </w:rPr>
        <w:t xml:space="preserve"> đăng nhập</w:t>
      </w:r>
    </w:p>
    <w:p w14:paraId="7E45431F" w14:textId="0B89B537" w:rsidR="003F1172" w:rsidRPr="003E245E" w:rsidRDefault="002D2487">
      <w:pPr>
        <w:pStyle w:val="ListParagraph"/>
        <w:keepNext/>
        <w:ind w:left="0" w:right="-284"/>
        <w:jc w:val="center"/>
        <w:rPr>
          <w:rFonts w:ascii="Times New Roman" w:hAnsi="Times New Roman" w:cs="Times New Roman"/>
          <w:bCs/>
          <w:sz w:val="26"/>
          <w:szCs w:val="26"/>
        </w:rPr>
        <w:pPrChange w:id="1013" w:author="Truong Viet" w:date="2020-05-14T01:22:00Z">
          <w:pPr>
            <w:pStyle w:val="ListParagraph"/>
            <w:keepNext/>
            <w:ind w:left="0" w:right="-284"/>
            <w:jc w:val="both"/>
          </w:pPr>
        </w:pPrChange>
      </w:pPr>
      <w:del w:id="1014" w:author="Truong Viet" w:date="2020-05-14T01:22:00Z">
        <w:r w:rsidRPr="003E245E" w:rsidDel="003A36BF">
          <w:rPr>
            <w:rFonts w:ascii="Times New Roman" w:hAnsi="Times New Roman" w:cs="Times New Roman"/>
            <w:bCs/>
            <w:noProof/>
            <w:sz w:val="26"/>
            <w:szCs w:val="26"/>
          </w:rPr>
          <w:drawing>
            <wp:inline distT="0" distB="0" distL="0" distR="0" wp14:anchorId="11A43E58" wp14:editId="662682B5">
              <wp:extent cx="5220335" cy="4953000"/>
              <wp:effectExtent l="0" t="0" r="5715"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Qlogin.png"/>
                      <pic:cNvPicPr/>
                    </pic:nvPicPr>
                    <pic:blipFill>
                      <a:blip r:embed="rId24">
                        <a:extLst>
                          <a:ext uri="{28A0092B-C50C-407E-A947-70E740481C1C}">
                            <a14:useLocalDpi xmlns:a14="http://schemas.microsoft.com/office/drawing/2010/main" val="0"/>
                          </a:ext>
                        </a:extLst>
                      </a:blip>
                      <a:stretch>
                        <a:fillRect/>
                      </a:stretch>
                    </pic:blipFill>
                    <pic:spPr>
                      <a:xfrm>
                        <a:off x="0" y="0"/>
                        <a:ext cx="5220335" cy="4953000"/>
                      </a:xfrm>
                      <a:prstGeom prst="rect">
                        <a:avLst/>
                      </a:prstGeom>
                    </pic:spPr>
                  </pic:pic>
                </a:graphicData>
              </a:graphic>
            </wp:inline>
          </w:drawing>
        </w:r>
      </w:del>
      <w:ins w:id="1015" w:author="Truong Viet" w:date="2020-05-14T01:22:00Z">
        <w:r w:rsidR="003A36BF">
          <w:rPr>
            <w:rFonts w:ascii="Times New Roman" w:hAnsi="Times New Roman" w:cs="Times New Roman"/>
            <w:bCs/>
            <w:noProof/>
            <w:sz w:val="26"/>
            <w:szCs w:val="26"/>
          </w:rPr>
          <w:drawing>
            <wp:inline distT="0" distB="0" distL="0" distR="0" wp14:anchorId="3CF9C723" wp14:editId="74AF643A">
              <wp:extent cx="3629025" cy="3438525"/>
              <wp:effectExtent l="0" t="0" r="9525" b="952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login.png"/>
                      <pic:cNvPicPr/>
                    </pic:nvPicPr>
                    <pic:blipFill>
                      <a:blip r:embed="rId25">
                        <a:extLst>
                          <a:ext uri="{28A0092B-C50C-407E-A947-70E740481C1C}">
                            <a14:useLocalDpi xmlns:a14="http://schemas.microsoft.com/office/drawing/2010/main" val="0"/>
                          </a:ext>
                        </a:extLst>
                      </a:blip>
                      <a:stretch>
                        <a:fillRect/>
                      </a:stretch>
                    </pic:blipFill>
                    <pic:spPr>
                      <a:xfrm>
                        <a:off x="0" y="0"/>
                        <a:ext cx="3629025" cy="3438525"/>
                      </a:xfrm>
                      <a:prstGeom prst="rect">
                        <a:avLst/>
                      </a:prstGeom>
                    </pic:spPr>
                  </pic:pic>
                </a:graphicData>
              </a:graphic>
            </wp:inline>
          </w:drawing>
        </w:r>
      </w:ins>
    </w:p>
    <w:p w14:paraId="379014F2" w14:textId="77777777" w:rsidR="00DF5B11" w:rsidRPr="003E245E" w:rsidRDefault="00DF5B11" w:rsidP="00DF5B11">
      <w:pPr>
        <w:pStyle w:val="ListParagraph"/>
        <w:ind w:left="0" w:right="-284"/>
        <w:jc w:val="both"/>
        <w:rPr>
          <w:rFonts w:ascii="Times New Roman" w:hAnsi="Times New Roman" w:cs="Times New Roman"/>
          <w:bCs/>
          <w:sz w:val="26"/>
          <w:szCs w:val="26"/>
        </w:rPr>
      </w:pPr>
    </w:p>
    <w:p w14:paraId="2D804CA0" w14:textId="249E1686" w:rsidR="00DF5B11" w:rsidRPr="003E245E" w:rsidRDefault="00722EBC" w:rsidP="00E52F19">
      <w:pPr>
        <w:jc w:val="center"/>
        <w:rPr>
          <w:rFonts w:ascii="Times New Roman" w:hAnsi="Times New Roman" w:cs="Times New Roman"/>
          <w:bCs/>
          <w:sz w:val="26"/>
          <w:szCs w:val="26"/>
        </w:rPr>
      </w:pPr>
      <w:bookmarkStart w:id="1016" w:name="_Toc37241536"/>
      <w:bookmarkStart w:id="1017" w:name="_Toc38869518"/>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10</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Admin đăng nhập.</w:t>
      </w:r>
      <w:bookmarkEnd w:id="1016"/>
      <w:bookmarkEnd w:id="1017"/>
    </w:p>
    <w:p w14:paraId="763BCDC3" w14:textId="77777777" w:rsidR="00E26FB6" w:rsidRDefault="00E26FB6">
      <w:pPr>
        <w:rPr>
          <w:ins w:id="1018" w:author="Hoang Anh" w:date="2020-05-11T15:00:00Z"/>
          <w:rFonts w:ascii="Times New Roman" w:hAnsi="Times New Roman" w:cs="Times New Roman"/>
          <w:bCs/>
          <w:sz w:val="26"/>
          <w:szCs w:val="26"/>
        </w:rPr>
      </w:pPr>
      <w:ins w:id="1019" w:author="Hoang Anh" w:date="2020-05-11T15:00:00Z">
        <w:del w:id="1020" w:author="Truong Viet" w:date="2020-05-14T01:25:00Z">
          <w:r w:rsidDel="001D57E6">
            <w:rPr>
              <w:rFonts w:ascii="Times New Roman" w:hAnsi="Times New Roman" w:cs="Times New Roman"/>
              <w:bCs/>
              <w:sz w:val="26"/>
              <w:szCs w:val="26"/>
            </w:rPr>
            <w:br w:type="page"/>
          </w:r>
        </w:del>
      </w:ins>
    </w:p>
    <w:p w14:paraId="2E085F42" w14:textId="599CFA51" w:rsidR="00DF5B11" w:rsidRPr="003E245E" w:rsidRDefault="00DF5B11"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 xml:space="preserve">Trang Danh Sách </w:t>
      </w:r>
      <w:r w:rsidR="008C2D6C" w:rsidRPr="003E245E">
        <w:rPr>
          <w:rFonts w:ascii="Times New Roman" w:hAnsi="Times New Roman" w:cs="Times New Roman"/>
          <w:bCs/>
          <w:sz w:val="26"/>
          <w:szCs w:val="26"/>
        </w:rPr>
        <w:t>học bổng</w:t>
      </w:r>
    </w:p>
    <w:p w14:paraId="50854D5C" w14:textId="43C94D92" w:rsidR="003F1172" w:rsidRPr="003E245E" w:rsidRDefault="003F1172" w:rsidP="003F1172">
      <w:pPr>
        <w:pStyle w:val="ListParagraph"/>
        <w:keepNext/>
        <w:ind w:left="0" w:right="-284"/>
        <w:jc w:val="both"/>
        <w:rPr>
          <w:rFonts w:ascii="Times New Roman" w:hAnsi="Times New Roman" w:cs="Times New Roman"/>
          <w:bCs/>
          <w:sz w:val="26"/>
          <w:szCs w:val="26"/>
        </w:rPr>
      </w:pPr>
    </w:p>
    <w:p w14:paraId="000D581B" w14:textId="54016E33" w:rsidR="00722EBC" w:rsidRPr="003E245E" w:rsidRDefault="001D57E6" w:rsidP="00722EBC">
      <w:pPr>
        <w:pStyle w:val="ListParagraph"/>
        <w:keepNext/>
        <w:ind w:left="0" w:right="-284"/>
        <w:jc w:val="center"/>
        <w:rPr>
          <w:rFonts w:ascii="Times New Roman" w:hAnsi="Times New Roman" w:cs="Times New Roman"/>
          <w:bCs/>
          <w:sz w:val="26"/>
          <w:szCs w:val="26"/>
        </w:rPr>
      </w:pPr>
      <w:ins w:id="1021" w:author="Truong Viet" w:date="2020-05-14T01:25:00Z">
        <w:r>
          <w:rPr>
            <w:rFonts w:ascii="Times New Roman" w:hAnsi="Times New Roman" w:cs="Times New Roman"/>
            <w:bCs/>
            <w:noProof/>
            <w:sz w:val="26"/>
            <w:szCs w:val="26"/>
          </w:rPr>
          <w:drawing>
            <wp:inline distT="0" distB="0" distL="0" distR="0" wp14:anchorId="55ED6FDF" wp14:editId="499209A4">
              <wp:extent cx="3667125" cy="3343275"/>
              <wp:effectExtent l="0" t="0" r="9525" b="9525"/>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hocbong.png"/>
                      <pic:cNvPicPr/>
                    </pic:nvPicPr>
                    <pic:blipFill>
                      <a:blip r:embed="rId26">
                        <a:extLst>
                          <a:ext uri="{28A0092B-C50C-407E-A947-70E740481C1C}">
                            <a14:useLocalDpi xmlns:a14="http://schemas.microsoft.com/office/drawing/2010/main" val="0"/>
                          </a:ext>
                        </a:extLst>
                      </a:blip>
                      <a:stretch>
                        <a:fillRect/>
                      </a:stretch>
                    </pic:blipFill>
                    <pic:spPr>
                      <a:xfrm>
                        <a:off x="0" y="0"/>
                        <a:ext cx="3667125" cy="3343275"/>
                      </a:xfrm>
                      <a:prstGeom prst="rect">
                        <a:avLst/>
                      </a:prstGeom>
                    </pic:spPr>
                  </pic:pic>
                </a:graphicData>
              </a:graphic>
            </wp:inline>
          </w:drawing>
        </w:r>
      </w:ins>
      <w:del w:id="1022" w:author="Truong Viet" w:date="2020-05-14T01:25:00Z">
        <w:r w:rsidR="008C2D6C" w:rsidRPr="003E245E" w:rsidDel="001D57E6">
          <w:rPr>
            <w:rFonts w:ascii="Times New Roman" w:hAnsi="Times New Roman" w:cs="Times New Roman"/>
            <w:bCs/>
            <w:noProof/>
            <w:sz w:val="26"/>
            <w:szCs w:val="26"/>
          </w:rPr>
          <w:drawing>
            <wp:inline distT="0" distB="0" distL="0" distR="0" wp14:anchorId="65CA6458" wp14:editId="5EEAF5A5">
              <wp:extent cx="5220335" cy="4765675"/>
              <wp:effectExtent l="0" t="0" r="0" b="0"/>
              <wp:docPr id="117409" name="Picture 1174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 name="SQhocbong.png"/>
                      <pic:cNvPicPr/>
                    </pic:nvPicPr>
                    <pic:blipFill>
                      <a:blip r:embed="rId27">
                        <a:extLst>
                          <a:ext uri="{28A0092B-C50C-407E-A947-70E740481C1C}">
                            <a14:useLocalDpi xmlns:a14="http://schemas.microsoft.com/office/drawing/2010/main" val="0"/>
                          </a:ext>
                        </a:extLst>
                      </a:blip>
                      <a:stretch>
                        <a:fillRect/>
                      </a:stretch>
                    </pic:blipFill>
                    <pic:spPr>
                      <a:xfrm>
                        <a:off x="0" y="0"/>
                        <a:ext cx="5220335" cy="4765675"/>
                      </a:xfrm>
                      <a:prstGeom prst="rect">
                        <a:avLst/>
                      </a:prstGeom>
                    </pic:spPr>
                  </pic:pic>
                </a:graphicData>
              </a:graphic>
            </wp:inline>
          </w:drawing>
        </w:r>
      </w:del>
    </w:p>
    <w:p w14:paraId="0A71E963" w14:textId="2C093387" w:rsidR="003F1172" w:rsidRPr="003E245E" w:rsidDel="0085727B" w:rsidRDefault="00722EBC" w:rsidP="00E52F19">
      <w:pPr>
        <w:jc w:val="center"/>
        <w:rPr>
          <w:del w:id="1023" w:author="Truong Viet" w:date="2020-05-14T01:32:00Z"/>
          <w:rFonts w:ascii="Times New Roman" w:hAnsi="Times New Roman" w:cs="Times New Roman"/>
          <w:bCs/>
          <w:sz w:val="26"/>
          <w:szCs w:val="26"/>
        </w:rPr>
      </w:pPr>
      <w:bookmarkStart w:id="1024" w:name="_Toc37241537"/>
      <w:bookmarkStart w:id="1025" w:name="_Toc38869519"/>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11</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Danh sách học bổng.</w:t>
      </w:r>
      <w:bookmarkEnd w:id="1024"/>
      <w:bookmarkEnd w:id="1025"/>
    </w:p>
    <w:p w14:paraId="76887D10" w14:textId="77777777" w:rsidR="00DF5B11" w:rsidRPr="003E245E" w:rsidDel="0085727B" w:rsidRDefault="00DF5B11" w:rsidP="00DF5B11">
      <w:pPr>
        <w:pStyle w:val="ListParagraph"/>
        <w:ind w:left="0" w:right="-284"/>
        <w:jc w:val="center"/>
        <w:rPr>
          <w:del w:id="1026" w:author="Truong Viet" w:date="2020-05-14T01:32:00Z"/>
          <w:rFonts w:ascii="Times New Roman" w:hAnsi="Times New Roman" w:cs="Times New Roman"/>
          <w:bCs/>
          <w:sz w:val="26"/>
          <w:szCs w:val="26"/>
        </w:rPr>
      </w:pPr>
    </w:p>
    <w:p w14:paraId="2D0B379A" w14:textId="77777777" w:rsidR="00E26FB6" w:rsidRDefault="00E26FB6">
      <w:pPr>
        <w:jc w:val="center"/>
        <w:rPr>
          <w:ins w:id="1027" w:author="Hoang Anh" w:date="2020-05-11T15:00:00Z"/>
          <w:rFonts w:ascii="Times New Roman" w:hAnsi="Times New Roman" w:cs="Times New Roman"/>
          <w:bCs/>
          <w:sz w:val="26"/>
          <w:szCs w:val="26"/>
        </w:rPr>
        <w:pPrChange w:id="1028" w:author="Truong Viet" w:date="2020-05-14T01:32:00Z">
          <w:pPr/>
        </w:pPrChange>
      </w:pPr>
      <w:ins w:id="1029" w:author="Hoang Anh" w:date="2020-05-11T15:00:00Z">
        <w:del w:id="1030" w:author="Truong Viet" w:date="2020-05-14T01:29:00Z">
          <w:r w:rsidDel="007371A6">
            <w:rPr>
              <w:rFonts w:ascii="Times New Roman" w:hAnsi="Times New Roman" w:cs="Times New Roman"/>
              <w:bCs/>
              <w:sz w:val="26"/>
              <w:szCs w:val="26"/>
            </w:rPr>
            <w:br w:type="page"/>
          </w:r>
        </w:del>
      </w:ins>
    </w:p>
    <w:p w14:paraId="5150BD5E" w14:textId="6F51B7F5" w:rsidR="00DF5B11" w:rsidRPr="003E245E" w:rsidRDefault="00DF5B11"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lastRenderedPageBreak/>
        <w:t xml:space="preserve">Thêm </w:t>
      </w:r>
      <w:r w:rsidR="008C2D6C" w:rsidRPr="003E245E">
        <w:rPr>
          <w:rFonts w:ascii="Times New Roman" w:hAnsi="Times New Roman" w:cs="Times New Roman"/>
          <w:bCs/>
          <w:sz w:val="26"/>
          <w:szCs w:val="26"/>
        </w:rPr>
        <w:t>học bổng</w:t>
      </w:r>
    </w:p>
    <w:p w14:paraId="68FEE5CF" w14:textId="4927DE8A" w:rsidR="003F1172" w:rsidRPr="003E245E" w:rsidRDefault="008C2D6C">
      <w:pPr>
        <w:keepNext/>
        <w:ind w:right="-284"/>
        <w:jc w:val="center"/>
        <w:rPr>
          <w:rFonts w:ascii="Times New Roman" w:hAnsi="Times New Roman" w:cs="Times New Roman"/>
          <w:bCs/>
          <w:sz w:val="26"/>
          <w:szCs w:val="26"/>
        </w:rPr>
        <w:pPrChange w:id="1031" w:author="Truong Viet" w:date="2020-05-14T01:31:00Z">
          <w:pPr>
            <w:keepNext/>
            <w:ind w:right="-284"/>
            <w:jc w:val="both"/>
          </w:pPr>
        </w:pPrChange>
      </w:pPr>
      <w:del w:id="1032" w:author="Truong Viet" w:date="2020-05-14T01:31:00Z">
        <w:r w:rsidRPr="003E245E" w:rsidDel="0085727B">
          <w:rPr>
            <w:rFonts w:ascii="Times New Roman" w:hAnsi="Times New Roman" w:cs="Times New Roman"/>
            <w:bCs/>
            <w:noProof/>
            <w:sz w:val="26"/>
            <w:szCs w:val="26"/>
          </w:rPr>
          <w:drawing>
            <wp:inline distT="0" distB="0" distL="0" distR="0" wp14:anchorId="03235D71" wp14:editId="7B431941">
              <wp:extent cx="5220335" cy="4808855"/>
              <wp:effectExtent l="0" t="0" r="0" b="0"/>
              <wp:docPr id="117411" name="Picture 1174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1" name="SQthemhb.png"/>
                      <pic:cNvPicPr/>
                    </pic:nvPicPr>
                    <pic:blipFill>
                      <a:blip r:embed="rId28">
                        <a:extLst>
                          <a:ext uri="{28A0092B-C50C-407E-A947-70E740481C1C}">
                            <a14:useLocalDpi xmlns:a14="http://schemas.microsoft.com/office/drawing/2010/main" val="0"/>
                          </a:ext>
                        </a:extLst>
                      </a:blip>
                      <a:stretch>
                        <a:fillRect/>
                      </a:stretch>
                    </pic:blipFill>
                    <pic:spPr>
                      <a:xfrm>
                        <a:off x="0" y="0"/>
                        <a:ext cx="5220335" cy="4808855"/>
                      </a:xfrm>
                      <a:prstGeom prst="rect">
                        <a:avLst/>
                      </a:prstGeom>
                    </pic:spPr>
                  </pic:pic>
                </a:graphicData>
              </a:graphic>
            </wp:inline>
          </w:drawing>
        </w:r>
      </w:del>
      <w:ins w:id="1033" w:author="Truong Viet" w:date="2020-05-14T01:31:00Z">
        <w:r w:rsidR="0085727B">
          <w:rPr>
            <w:rFonts w:ascii="Times New Roman" w:hAnsi="Times New Roman" w:cs="Times New Roman"/>
            <w:bCs/>
            <w:noProof/>
            <w:sz w:val="26"/>
            <w:szCs w:val="26"/>
          </w:rPr>
          <w:drawing>
            <wp:inline distT="0" distB="0" distL="0" distR="0" wp14:anchorId="1991304C" wp14:editId="63267A9F">
              <wp:extent cx="3629025" cy="3343275"/>
              <wp:effectExtent l="0" t="0" r="9525" b="9525"/>
              <wp:docPr id="117394" name="Picture 1173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4" name="SQthemhb (1).png"/>
                      <pic:cNvPicPr/>
                    </pic:nvPicPr>
                    <pic:blipFill>
                      <a:blip r:embed="rId29">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p>
    <w:p w14:paraId="0825F950" w14:textId="18FE48E5" w:rsidR="00722EBC" w:rsidRPr="003E245E" w:rsidDel="0085727B" w:rsidRDefault="00722EBC" w:rsidP="0099772B">
      <w:pPr>
        <w:jc w:val="center"/>
        <w:rPr>
          <w:del w:id="1034" w:author="Truong Viet" w:date="2020-05-14T01:31:00Z"/>
          <w:rFonts w:ascii="Times New Roman" w:hAnsi="Times New Roman" w:cs="Times New Roman"/>
          <w:bCs/>
          <w:sz w:val="26"/>
          <w:szCs w:val="26"/>
        </w:rPr>
      </w:pPr>
      <w:bookmarkStart w:id="1035" w:name="_Toc37241538"/>
      <w:bookmarkStart w:id="1036" w:name="_Toc38869520"/>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12</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Thêm học bổng.</w:t>
      </w:r>
      <w:bookmarkEnd w:id="1035"/>
      <w:bookmarkEnd w:id="1036"/>
    </w:p>
    <w:p w14:paraId="7A0BC17B" w14:textId="77777777" w:rsidR="00E26FB6" w:rsidDel="007256B9" w:rsidRDefault="00E26FB6">
      <w:pPr>
        <w:jc w:val="center"/>
        <w:rPr>
          <w:ins w:id="1037" w:author="Hoang Anh" w:date="2020-05-11T15:00:00Z"/>
          <w:del w:id="1038" w:author="Truong Viet" w:date="2020-05-14T01:34:00Z"/>
          <w:rFonts w:ascii="Times New Roman" w:hAnsi="Times New Roman" w:cs="Times New Roman"/>
          <w:bCs/>
          <w:sz w:val="26"/>
          <w:szCs w:val="26"/>
        </w:rPr>
        <w:pPrChange w:id="1039" w:author="Truong Viet" w:date="2020-05-14T01:34:00Z">
          <w:pPr/>
        </w:pPrChange>
      </w:pPr>
      <w:ins w:id="1040" w:author="Hoang Anh" w:date="2020-05-11T15:00:00Z">
        <w:del w:id="1041" w:author="Truong Viet" w:date="2020-05-14T01:34:00Z">
          <w:r w:rsidDel="007256B9">
            <w:rPr>
              <w:rFonts w:ascii="Times New Roman" w:hAnsi="Times New Roman" w:cs="Times New Roman"/>
              <w:bCs/>
              <w:sz w:val="26"/>
              <w:szCs w:val="26"/>
            </w:rPr>
            <w:br w:type="page"/>
          </w:r>
        </w:del>
      </w:ins>
    </w:p>
    <w:p w14:paraId="3A770E82" w14:textId="77777777" w:rsidR="007256B9" w:rsidRDefault="007256B9">
      <w:pPr>
        <w:jc w:val="center"/>
        <w:rPr>
          <w:ins w:id="1042" w:author="Truong Viet" w:date="2020-05-14T01:34:00Z"/>
        </w:rPr>
        <w:pPrChange w:id="1043" w:author="Truong Viet" w:date="2020-05-14T01:34:00Z">
          <w:pPr>
            <w:pStyle w:val="ListParagraph"/>
            <w:numPr>
              <w:numId w:val="2"/>
            </w:numPr>
            <w:spacing w:after="160" w:line="256" w:lineRule="auto"/>
            <w:ind w:left="0" w:right="-284" w:hanging="360"/>
            <w:jc w:val="both"/>
          </w:pPr>
        </w:pPrChange>
      </w:pPr>
    </w:p>
    <w:p w14:paraId="09CF9F14" w14:textId="2C6504D4" w:rsidR="008C2D6C" w:rsidRPr="003E245E" w:rsidRDefault="008C2D6C"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Import Học bổng</w:t>
      </w:r>
    </w:p>
    <w:p w14:paraId="2E4BEE9C" w14:textId="32B764E9" w:rsidR="00D735BB" w:rsidRPr="003E245E" w:rsidRDefault="00035528">
      <w:pPr>
        <w:pStyle w:val="ListParagraph"/>
        <w:keepNext/>
        <w:spacing w:after="160" w:line="256" w:lineRule="auto"/>
        <w:ind w:left="0" w:right="-284"/>
        <w:jc w:val="center"/>
        <w:rPr>
          <w:rFonts w:ascii="Times New Roman" w:hAnsi="Times New Roman" w:cs="Times New Roman"/>
          <w:bCs/>
          <w:sz w:val="26"/>
          <w:szCs w:val="26"/>
        </w:rPr>
        <w:pPrChange w:id="1044" w:author="Truong Viet" w:date="2020-05-14T01:33:00Z">
          <w:pPr>
            <w:pStyle w:val="ListParagraph"/>
            <w:keepNext/>
            <w:spacing w:after="160" w:line="256" w:lineRule="auto"/>
            <w:ind w:left="0" w:right="-284"/>
            <w:jc w:val="both"/>
          </w:pPr>
        </w:pPrChange>
      </w:pPr>
      <w:ins w:id="1045" w:author="Truong Viet" w:date="2020-05-14T01:33:00Z">
        <w:r>
          <w:rPr>
            <w:rFonts w:ascii="Times New Roman" w:hAnsi="Times New Roman" w:cs="Times New Roman"/>
            <w:bCs/>
            <w:noProof/>
            <w:sz w:val="26"/>
            <w:szCs w:val="26"/>
          </w:rPr>
          <w:drawing>
            <wp:inline distT="0" distB="0" distL="0" distR="0" wp14:anchorId="40A70142" wp14:editId="627BAACE">
              <wp:extent cx="3629025" cy="3629025"/>
              <wp:effectExtent l="0" t="0" r="9525" b="9525"/>
              <wp:docPr id="117395" name="Picture 11739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 name="SQimport.png"/>
                      <pic:cNvPicPr/>
                    </pic:nvPicPr>
                    <pic:blipFill>
                      <a:blip r:embed="rId30">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ins>
      <w:del w:id="1046" w:author="Truong Viet" w:date="2020-05-14T01:31:00Z">
        <w:r w:rsidR="008C2D6C" w:rsidRPr="003E245E" w:rsidDel="0085727B">
          <w:rPr>
            <w:rFonts w:ascii="Times New Roman" w:hAnsi="Times New Roman" w:cs="Times New Roman"/>
            <w:bCs/>
            <w:noProof/>
            <w:sz w:val="26"/>
            <w:szCs w:val="26"/>
          </w:rPr>
          <w:drawing>
            <wp:inline distT="0" distB="0" distL="0" distR="0" wp14:anchorId="36D5B7CA" wp14:editId="346EBA73">
              <wp:extent cx="5220335" cy="5220335"/>
              <wp:effectExtent l="0" t="0" r="0" b="0"/>
              <wp:docPr id="117416" name="Picture 1174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6" name="SQimport.png"/>
                      <pic:cNvPicPr/>
                    </pic:nvPicPr>
                    <pic:blipFill>
                      <a:blip r:embed="rId31">
                        <a:extLst>
                          <a:ext uri="{28A0092B-C50C-407E-A947-70E740481C1C}">
                            <a14:useLocalDpi xmlns:a14="http://schemas.microsoft.com/office/drawing/2010/main" val="0"/>
                          </a:ext>
                        </a:extLst>
                      </a:blip>
                      <a:stretch>
                        <a:fillRect/>
                      </a:stretch>
                    </pic:blipFill>
                    <pic:spPr>
                      <a:xfrm>
                        <a:off x="0" y="0"/>
                        <a:ext cx="5220335" cy="5220335"/>
                      </a:xfrm>
                      <a:prstGeom prst="rect">
                        <a:avLst/>
                      </a:prstGeom>
                    </pic:spPr>
                  </pic:pic>
                </a:graphicData>
              </a:graphic>
            </wp:inline>
          </w:drawing>
        </w:r>
      </w:del>
    </w:p>
    <w:p w14:paraId="3B16FF6D" w14:textId="6D9CCFEF" w:rsidR="008C2D6C" w:rsidRPr="003E245E" w:rsidRDefault="00F74768" w:rsidP="00F74768">
      <w:pPr>
        <w:pStyle w:val="Caption"/>
        <w:jc w:val="center"/>
        <w:rPr>
          <w:rFonts w:ascii="Times New Roman" w:hAnsi="Times New Roman" w:cs="Times New Roman"/>
          <w:bCs/>
          <w:i w:val="0"/>
          <w:iCs w:val="0"/>
          <w:color w:val="auto"/>
          <w:sz w:val="26"/>
          <w:szCs w:val="26"/>
        </w:rPr>
      </w:pPr>
      <w:bookmarkStart w:id="1047" w:name="_Toc35958714"/>
      <w:bookmarkStart w:id="1048" w:name="_Toc37241539"/>
      <w:bookmarkStart w:id="1049" w:name="_Toc38869521"/>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13</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Import học bổng.</w:t>
      </w:r>
      <w:bookmarkEnd w:id="1047"/>
      <w:bookmarkEnd w:id="1048"/>
      <w:bookmarkEnd w:id="1049"/>
    </w:p>
    <w:p w14:paraId="50C1B757" w14:textId="77777777" w:rsidR="00E26FB6" w:rsidRDefault="00E26FB6">
      <w:pPr>
        <w:rPr>
          <w:ins w:id="1050" w:author="Hoang Anh" w:date="2020-05-11T15:00:00Z"/>
          <w:rFonts w:ascii="Times New Roman" w:hAnsi="Times New Roman" w:cs="Times New Roman"/>
          <w:bCs/>
          <w:sz w:val="26"/>
          <w:szCs w:val="26"/>
        </w:rPr>
      </w:pPr>
      <w:ins w:id="1051" w:author="Hoang Anh" w:date="2020-05-11T15:00:00Z">
        <w:r>
          <w:rPr>
            <w:rFonts w:ascii="Times New Roman" w:hAnsi="Times New Roman" w:cs="Times New Roman"/>
            <w:bCs/>
            <w:sz w:val="26"/>
            <w:szCs w:val="26"/>
          </w:rPr>
          <w:br w:type="page"/>
        </w:r>
      </w:ins>
    </w:p>
    <w:p w14:paraId="1DDEDAD8" w14:textId="4204E493" w:rsidR="00DF5B11" w:rsidRPr="003E245E" w:rsidRDefault="00DF5B11">
      <w:pPr>
        <w:pStyle w:val="ListParagraph"/>
        <w:numPr>
          <w:ilvl w:val="0"/>
          <w:numId w:val="2"/>
        </w:numPr>
        <w:spacing w:after="160" w:line="256" w:lineRule="auto"/>
        <w:ind w:left="0" w:right="-284"/>
        <w:jc w:val="both"/>
        <w:rPr>
          <w:rFonts w:ascii="Times New Roman" w:hAnsi="Times New Roman" w:cs="Times New Roman"/>
          <w:bCs/>
          <w:sz w:val="26"/>
          <w:szCs w:val="26"/>
        </w:rPr>
        <w:pPrChange w:id="1052" w:author="Hoang Anh" w:date="2020-05-11T15:00:00Z">
          <w:pPr>
            <w:pStyle w:val="ListParagraph"/>
            <w:spacing w:after="160" w:line="256" w:lineRule="auto"/>
            <w:ind w:left="0" w:right="-284"/>
            <w:jc w:val="both"/>
          </w:pPr>
        </w:pPrChange>
      </w:pPr>
      <w:r w:rsidRPr="003E245E">
        <w:rPr>
          <w:rFonts w:ascii="Times New Roman" w:hAnsi="Times New Roman" w:cs="Times New Roman"/>
          <w:bCs/>
          <w:sz w:val="26"/>
          <w:szCs w:val="26"/>
        </w:rPr>
        <w:lastRenderedPageBreak/>
        <w:t xml:space="preserve">Xóa </w:t>
      </w:r>
      <w:r w:rsidR="008C2D6C" w:rsidRPr="003E245E">
        <w:rPr>
          <w:rFonts w:ascii="Times New Roman" w:hAnsi="Times New Roman" w:cs="Times New Roman"/>
          <w:bCs/>
          <w:sz w:val="26"/>
          <w:szCs w:val="26"/>
        </w:rPr>
        <w:t>Học bổng</w:t>
      </w:r>
    </w:p>
    <w:p w14:paraId="097E5F12" w14:textId="77777777" w:rsidR="00DF5B11" w:rsidRPr="003E245E" w:rsidRDefault="00DF5B11" w:rsidP="00DF5B11">
      <w:pPr>
        <w:pStyle w:val="ListParagraph"/>
        <w:ind w:left="0" w:right="-284"/>
        <w:jc w:val="center"/>
        <w:rPr>
          <w:rFonts w:ascii="Times New Roman" w:hAnsi="Times New Roman" w:cs="Times New Roman"/>
          <w:bCs/>
          <w:sz w:val="26"/>
          <w:szCs w:val="26"/>
        </w:rPr>
      </w:pPr>
    </w:p>
    <w:p w14:paraId="1DC2F096" w14:textId="77777777" w:rsidR="00927D0B" w:rsidRPr="003E245E" w:rsidRDefault="008C2D6C" w:rsidP="00927D0B">
      <w:pPr>
        <w:pStyle w:val="ListParagraph"/>
        <w:keepNext/>
        <w:ind w:left="0" w:right="-284"/>
        <w:jc w:val="cente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49EDCA12" wp14:editId="257B6095">
            <wp:extent cx="4106333" cy="3788156"/>
            <wp:effectExtent l="0" t="0" r="8890" b="3175"/>
            <wp:docPr id="117412" name="Picture 1174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2" name="SQxoahb.png"/>
                    <pic:cNvPicPr/>
                  </pic:nvPicPr>
                  <pic:blipFill>
                    <a:blip r:embed="rId32">
                      <a:extLst>
                        <a:ext uri="{28A0092B-C50C-407E-A947-70E740481C1C}">
                          <a14:useLocalDpi xmlns:a14="http://schemas.microsoft.com/office/drawing/2010/main" val="0"/>
                        </a:ext>
                      </a:extLst>
                    </a:blip>
                    <a:stretch>
                      <a:fillRect/>
                    </a:stretch>
                  </pic:blipFill>
                  <pic:spPr>
                    <a:xfrm>
                      <a:off x="0" y="0"/>
                      <a:ext cx="4117752" cy="3798690"/>
                    </a:xfrm>
                    <a:prstGeom prst="rect">
                      <a:avLst/>
                    </a:prstGeom>
                  </pic:spPr>
                </pic:pic>
              </a:graphicData>
            </a:graphic>
          </wp:inline>
        </w:drawing>
      </w:r>
    </w:p>
    <w:p w14:paraId="5D414C4D" w14:textId="63619ED6"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053" w:name="_Toc35958715"/>
      <w:bookmarkStart w:id="1054" w:name="_Toc37241540"/>
      <w:bookmarkStart w:id="1055" w:name="_Toc38869522"/>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14</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Xóa Học bổng.</w:t>
      </w:r>
      <w:bookmarkEnd w:id="1053"/>
      <w:bookmarkEnd w:id="1054"/>
      <w:bookmarkEnd w:id="1055"/>
    </w:p>
    <w:p w14:paraId="2D1908BB" w14:textId="0C53F553" w:rsidR="00DF5B11" w:rsidRPr="003E245E" w:rsidRDefault="00DF5B11"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 xml:space="preserve">Sửa </w:t>
      </w:r>
      <w:r w:rsidR="008C2D6C" w:rsidRPr="003E245E">
        <w:rPr>
          <w:rFonts w:ascii="Times New Roman" w:hAnsi="Times New Roman" w:cs="Times New Roman"/>
          <w:bCs/>
          <w:sz w:val="26"/>
          <w:szCs w:val="26"/>
        </w:rPr>
        <w:t>Học bổng</w:t>
      </w:r>
    </w:p>
    <w:p w14:paraId="5D6C3130" w14:textId="77777777" w:rsidR="00927D0B" w:rsidRPr="003E245E" w:rsidRDefault="008C2D6C">
      <w:pPr>
        <w:pStyle w:val="ListParagraph"/>
        <w:keepNext/>
        <w:ind w:left="0" w:right="-284"/>
        <w:jc w:val="center"/>
        <w:rPr>
          <w:rFonts w:ascii="Times New Roman" w:hAnsi="Times New Roman" w:cs="Times New Roman"/>
          <w:bCs/>
          <w:sz w:val="26"/>
          <w:szCs w:val="26"/>
        </w:rPr>
        <w:pPrChange w:id="1056" w:author="Hoang Anh" w:date="2020-05-11T15:00:00Z">
          <w:pPr>
            <w:pStyle w:val="ListParagraph"/>
            <w:keepNext/>
            <w:ind w:left="0" w:right="-284"/>
            <w:jc w:val="both"/>
          </w:pPr>
        </w:pPrChange>
      </w:pPr>
      <w:r w:rsidRPr="003E245E">
        <w:rPr>
          <w:rFonts w:ascii="Times New Roman" w:hAnsi="Times New Roman" w:cs="Times New Roman"/>
          <w:bCs/>
          <w:noProof/>
          <w:sz w:val="26"/>
          <w:szCs w:val="26"/>
        </w:rPr>
        <w:drawing>
          <wp:inline distT="0" distB="0" distL="0" distR="0" wp14:anchorId="2D4541B1" wp14:editId="3FF09F71">
            <wp:extent cx="3505200" cy="3694082"/>
            <wp:effectExtent l="0" t="0" r="0" b="1905"/>
            <wp:docPr id="117413" name="Picture 1174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3" name="SQsuahb.png"/>
                    <pic:cNvPicPr/>
                  </pic:nvPicPr>
                  <pic:blipFill>
                    <a:blip r:embed="rId33">
                      <a:extLst>
                        <a:ext uri="{28A0092B-C50C-407E-A947-70E740481C1C}">
                          <a14:useLocalDpi xmlns:a14="http://schemas.microsoft.com/office/drawing/2010/main" val="0"/>
                        </a:ext>
                      </a:extLst>
                    </a:blip>
                    <a:stretch>
                      <a:fillRect/>
                    </a:stretch>
                  </pic:blipFill>
                  <pic:spPr>
                    <a:xfrm>
                      <a:off x="0" y="0"/>
                      <a:ext cx="3515031" cy="3704443"/>
                    </a:xfrm>
                    <a:prstGeom prst="rect">
                      <a:avLst/>
                    </a:prstGeom>
                  </pic:spPr>
                </pic:pic>
              </a:graphicData>
            </a:graphic>
          </wp:inline>
        </w:drawing>
      </w:r>
    </w:p>
    <w:p w14:paraId="623D302C" w14:textId="069AB1AA"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057" w:name="_Toc35958716"/>
      <w:bookmarkStart w:id="1058" w:name="_Toc37241541"/>
      <w:bookmarkStart w:id="1059" w:name="_Toc38869523"/>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15</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Sửa Học bổng.</w:t>
      </w:r>
      <w:bookmarkEnd w:id="1057"/>
      <w:bookmarkEnd w:id="1058"/>
      <w:bookmarkEnd w:id="1059"/>
    </w:p>
    <w:p w14:paraId="606E02CA" w14:textId="0343379A" w:rsidR="00DF5B11" w:rsidRPr="003E245E" w:rsidRDefault="00DF5B11"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lastRenderedPageBreak/>
        <w:t xml:space="preserve">Trang </w:t>
      </w:r>
      <w:del w:id="1060" w:author="Truong Viet" w:date="2020-05-14T01:42:00Z">
        <w:r w:rsidR="008C2D6C" w:rsidRPr="003E245E" w:rsidDel="00F62241">
          <w:rPr>
            <w:rFonts w:ascii="Times New Roman" w:hAnsi="Times New Roman" w:cs="Times New Roman"/>
            <w:bCs/>
            <w:sz w:val="26"/>
            <w:szCs w:val="26"/>
          </w:rPr>
          <w:delText>Trao học bổng</w:delText>
        </w:r>
      </w:del>
      <w:ins w:id="1061" w:author="Truong Viet" w:date="2020-05-14T01:42:00Z">
        <w:r w:rsidR="00F62241">
          <w:rPr>
            <w:rFonts w:ascii="Times New Roman" w:hAnsi="Times New Roman" w:cs="Times New Roman"/>
            <w:bCs/>
            <w:sz w:val="26"/>
            <w:szCs w:val="26"/>
          </w:rPr>
          <w:t>Danh sách sinh viên</w:t>
        </w:r>
      </w:ins>
      <w:r w:rsidRPr="003E245E">
        <w:rPr>
          <w:rFonts w:ascii="Times New Roman" w:hAnsi="Times New Roman" w:cs="Times New Roman"/>
          <w:bCs/>
          <w:sz w:val="26"/>
          <w:szCs w:val="26"/>
        </w:rPr>
        <w:t>.</w:t>
      </w:r>
    </w:p>
    <w:p w14:paraId="443ED722" w14:textId="15A15CAA" w:rsidR="00D735BB" w:rsidRPr="003E245E" w:rsidRDefault="00D735BB" w:rsidP="00D735BB">
      <w:pPr>
        <w:keepNext/>
        <w:ind w:right="-284"/>
        <w:jc w:val="center"/>
        <w:rPr>
          <w:rFonts w:ascii="Times New Roman" w:hAnsi="Times New Roman" w:cs="Times New Roman"/>
          <w:bCs/>
          <w:sz w:val="26"/>
          <w:szCs w:val="26"/>
        </w:rPr>
      </w:pPr>
    </w:p>
    <w:p w14:paraId="3E3FD8BD" w14:textId="55177D61" w:rsidR="00927D0B" w:rsidRPr="003E245E" w:rsidDel="0099772B" w:rsidRDefault="002B544A">
      <w:pPr>
        <w:pStyle w:val="ListParagraph"/>
        <w:keepNext/>
        <w:ind w:left="0" w:right="-284"/>
        <w:jc w:val="center"/>
        <w:rPr>
          <w:del w:id="1062" w:author="Truong Viet" w:date="2020-05-14T01:42:00Z"/>
          <w:rFonts w:ascii="Times New Roman" w:hAnsi="Times New Roman" w:cs="Times New Roman"/>
          <w:bCs/>
          <w:sz w:val="26"/>
          <w:szCs w:val="26"/>
        </w:rPr>
        <w:pPrChange w:id="1063" w:author="Truong Viet" w:date="2020-05-14T01:41:00Z">
          <w:pPr>
            <w:pStyle w:val="ListParagraph"/>
            <w:keepNext/>
            <w:ind w:left="0" w:right="-284"/>
            <w:jc w:val="both"/>
          </w:pPr>
        </w:pPrChange>
      </w:pPr>
      <w:ins w:id="1064" w:author="Truong Viet" w:date="2020-05-15T00:59:00Z">
        <w:r>
          <w:rPr>
            <w:rFonts w:ascii="Times New Roman" w:hAnsi="Times New Roman" w:cs="Times New Roman"/>
            <w:bCs/>
            <w:sz w:val="26"/>
            <w:szCs w:val="26"/>
          </w:rPr>
          <w:t>H</w:t>
        </w:r>
      </w:ins>
      <w:del w:id="1065" w:author="Truong Viet" w:date="2020-05-14T01:41:00Z">
        <w:r w:rsidR="008C2D6C" w:rsidRPr="003E245E" w:rsidDel="003C0360">
          <w:rPr>
            <w:rFonts w:ascii="Times New Roman" w:hAnsi="Times New Roman" w:cs="Times New Roman"/>
            <w:bCs/>
            <w:noProof/>
            <w:sz w:val="26"/>
            <w:szCs w:val="26"/>
          </w:rPr>
          <w:drawing>
            <wp:inline distT="0" distB="0" distL="0" distR="0" wp14:anchorId="03887C03" wp14:editId="25B4FC01">
              <wp:extent cx="5220335" cy="4809490"/>
              <wp:effectExtent l="0" t="0" r="0" b="0"/>
              <wp:docPr id="117414" name="Picture 1174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4" name="SQdanhsachsv.png"/>
                      <pic:cNvPicPr/>
                    </pic:nvPicPr>
                    <pic:blipFill>
                      <a:blip r:embed="rId34">
                        <a:extLst>
                          <a:ext uri="{28A0092B-C50C-407E-A947-70E740481C1C}">
                            <a14:useLocalDpi xmlns:a14="http://schemas.microsoft.com/office/drawing/2010/main" val="0"/>
                          </a:ext>
                        </a:extLst>
                      </a:blip>
                      <a:stretch>
                        <a:fillRect/>
                      </a:stretch>
                    </pic:blipFill>
                    <pic:spPr>
                      <a:xfrm>
                        <a:off x="0" y="0"/>
                        <a:ext cx="5220335" cy="4809490"/>
                      </a:xfrm>
                      <a:prstGeom prst="rect">
                        <a:avLst/>
                      </a:prstGeom>
                    </pic:spPr>
                  </pic:pic>
                </a:graphicData>
              </a:graphic>
            </wp:inline>
          </w:drawing>
        </w:r>
      </w:del>
    </w:p>
    <w:p w14:paraId="603A9B30" w14:textId="4C98E8A6" w:rsidR="00DF5B11" w:rsidRPr="003E245E" w:rsidRDefault="00F74768">
      <w:pPr>
        <w:pStyle w:val="ListParagraph"/>
        <w:keepNext/>
        <w:ind w:left="0" w:right="-284"/>
        <w:jc w:val="center"/>
        <w:rPr>
          <w:rFonts w:ascii="Times New Roman" w:hAnsi="Times New Roman" w:cs="Times New Roman"/>
          <w:bCs/>
          <w:sz w:val="26"/>
          <w:szCs w:val="26"/>
        </w:rPr>
        <w:pPrChange w:id="1066" w:author="Truong Viet" w:date="2020-05-14T01:42:00Z">
          <w:pPr>
            <w:pStyle w:val="Caption"/>
            <w:jc w:val="center"/>
          </w:pPr>
        </w:pPrChange>
      </w:pPr>
      <w:bookmarkStart w:id="1067" w:name="_Toc35958717"/>
      <w:bookmarkStart w:id="1068" w:name="_Toc37241542"/>
      <w:bookmarkStart w:id="1069" w:name="_Toc38869524"/>
      <w:del w:id="1070" w:author="Truong Viet" w:date="2020-05-14T01:42:00Z">
        <w:r w:rsidRPr="003E245E" w:rsidDel="0099772B">
          <w:rPr>
            <w:rFonts w:ascii="Times New Roman" w:hAnsi="Times New Roman" w:cs="Times New Roman"/>
            <w:bCs/>
            <w:sz w:val="26"/>
            <w:szCs w:val="26"/>
          </w:rPr>
          <w:delText>H</w:delText>
        </w:r>
      </w:del>
      <w:r w:rsidRPr="003E245E">
        <w:rPr>
          <w:rFonts w:ascii="Times New Roman" w:hAnsi="Times New Roman" w:cs="Times New Roman"/>
          <w:bCs/>
          <w:sz w:val="26"/>
          <w:szCs w:val="26"/>
        </w:rPr>
        <w:t xml:space="preserve">ình </w:t>
      </w:r>
      <w:r w:rsidRPr="003E245E">
        <w:rPr>
          <w:rFonts w:ascii="Times New Roman" w:hAnsi="Times New Roman" w:cs="Times New Roman"/>
          <w:bCs/>
          <w:i/>
          <w:iCs/>
          <w:sz w:val="26"/>
          <w:szCs w:val="26"/>
        </w:rPr>
        <w:fldChar w:fldCharType="begin"/>
      </w:r>
      <w:r w:rsidRPr="003E245E">
        <w:rPr>
          <w:rFonts w:ascii="Times New Roman" w:hAnsi="Times New Roman" w:cs="Times New Roman"/>
          <w:bCs/>
          <w:sz w:val="26"/>
          <w:szCs w:val="26"/>
        </w:rPr>
        <w:instrText xml:space="preserve"> SEQ Hình \* ARABIC </w:instrText>
      </w:r>
      <w:r w:rsidRPr="003E245E">
        <w:rPr>
          <w:rFonts w:ascii="Times New Roman" w:hAnsi="Times New Roman" w:cs="Times New Roman"/>
          <w:bCs/>
          <w:i/>
          <w:iCs/>
          <w:sz w:val="26"/>
          <w:szCs w:val="26"/>
        </w:rPr>
        <w:fldChar w:fldCharType="separate"/>
      </w:r>
      <w:r w:rsidR="003A460B">
        <w:rPr>
          <w:rFonts w:ascii="Times New Roman" w:hAnsi="Times New Roman" w:cs="Times New Roman"/>
          <w:bCs/>
          <w:noProof/>
          <w:sz w:val="26"/>
          <w:szCs w:val="26"/>
        </w:rPr>
        <w:t>16</w:t>
      </w:r>
      <w:r w:rsidRPr="003E245E">
        <w:rPr>
          <w:rFonts w:ascii="Times New Roman" w:hAnsi="Times New Roman" w:cs="Times New Roman"/>
          <w:bCs/>
          <w:i/>
          <w:iCs/>
          <w:sz w:val="26"/>
          <w:szCs w:val="26"/>
        </w:rPr>
        <w:fldChar w:fldCharType="end"/>
      </w:r>
      <w:r w:rsidRPr="003E245E">
        <w:rPr>
          <w:rFonts w:ascii="Times New Roman" w:hAnsi="Times New Roman" w:cs="Times New Roman"/>
          <w:bCs/>
          <w:sz w:val="26"/>
          <w:szCs w:val="26"/>
        </w:rPr>
        <w:t>. Sơ đồ tuần tự Danh sách Sinh viên.</w:t>
      </w:r>
      <w:bookmarkEnd w:id="1067"/>
      <w:bookmarkEnd w:id="1068"/>
      <w:bookmarkEnd w:id="1069"/>
    </w:p>
    <w:p w14:paraId="43606212" w14:textId="2FBD737D" w:rsidR="00DF5B11" w:rsidRPr="003E245E" w:rsidRDefault="008C2D6C"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Trao học bổng</w:t>
      </w:r>
    </w:p>
    <w:p w14:paraId="2D2A3121" w14:textId="7CC77A8F" w:rsidR="00927D0B" w:rsidRPr="003E245E" w:rsidRDefault="008C2D6C" w:rsidP="00927D0B">
      <w:pPr>
        <w:keepNext/>
        <w:ind w:right="-284"/>
        <w:jc w:val="center"/>
        <w:rPr>
          <w:rFonts w:ascii="Times New Roman" w:hAnsi="Times New Roman" w:cs="Times New Roman"/>
          <w:bCs/>
          <w:sz w:val="26"/>
          <w:szCs w:val="26"/>
        </w:rPr>
      </w:pPr>
      <w:del w:id="1071" w:author="Truong Viet" w:date="2020-05-14T01:41:00Z">
        <w:r w:rsidRPr="003E245E" w:rsidDel="00F62241">
          <w:rPr>
            <w:rFonts w:ascii="Times New Roman" w:hAnsi="Times New Roman" w:cs="Times New Roman"/>
            <w:bCs/>
            <w:noProof/>
            <w:sz w:val="26"/>
            <w:szCs w:val="26"/>
          </w:rPr>
          <w:drawing>
            <wp:inline distT="0" distB="0" distL="0" distR="0" wp14:anchorId="58886A1C" wp14:editId="0BB5C088">
              <wp:extent cx="5220335" cy="5494655"/>
              <wp:effectExtent l="0" t="0" r="0" b="0"/>
              <wp:docPr id="117415" name="Picture 1174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 name="SQtraohb.png"/>
                      <pic:cNvPicPr/>
                    </pic:nvPicPr>
                    <pic:blipFill>
                      <a:blip r:embed="rId35">
                        <a:extLst>
                          <a:ext uri="{28A0092B-C50C-407E-A947-70E740481C1C}">
                            <a14:useLocalDpi xmlns:a14="http://schemas.microsoft.com/office/drawing/2010/main" val="0"/>
                          </a:ext>
                        </a:extLst>
                      </a:blip>
                      <a:stretch>
                        <a:fillRect/>
                      </a:stretch>
                    </pic:blipFill>
                    <pic:spPr>
                      <a:xfrm>
                        <a:off x="0" y="0"/>
                        <a:ext cx="5220335" cy="5494655"/>
                      </a:xfrm>
                      <a:prstGeom prst="rect">
                        <a:avLst/>
                      </a:prstGeom>
                    </pic:spPr>
                  </pic:pic>
                </a:graphicData>
              </a:graphic>
            </wp:inline>
          </w:drawing>
        </w:r>
      </w:del>
    </w:p>
    <w:p w14:paraId="2A264EDA" w14:textId="196AB4E2" w:rsidR="00D735BB" w:rsidRPr="003E245E" w:rsidRDefault="00F74768" w:rsidP="00F74768">
      <w:pPr>
        <w:pStyle w:val="Caption"/>
        <w:jc w:val="center"/>
        <w:rPr>
          <w:rFonts w:ascii="Times New Roman" w:hAnsi="Times New Roman" w:cs="Times New Roman"/>
          <w:bCs/>
          <w:i w:val="0"/>
          <w:iCs w:val="0"/>
          <w:color w:val="auto"/>
          <w:sz w:val="26"/>
          <w:szCs w:val="26"/>
        </w:rPr>
      </w:pPr>
      <w:bookmarkStart w:id="1072" w:name="_Toc35958718"/>
      <w:bookmarkStart w:id="1073" w:name="_Toc37241543"/>
      <w:bookmarkStart w:id="1074" w:name="_Toc38869525"/>
      <w:bookmarkStart w:id="1075" w:name="_Toc478505660"/>
      <w:bookmarkStart w:id="1076" w:name="_Toc478589879"/>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17</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Trao học bổng</w:t>
      </w:r>
      <w:bookmarkEnd w:id="1072"/>
      <w:bookmarkEnd w:id="1073"/>
      <w:bookmarkEnd w:id="1074"/>
    </w:p>
    <w:bookmarkEnd w:id="1075"/>
    <w:bookmarkEnd w:id="1076"/>
    <w:p w14:paraId="51118115" w14:textId="31B5E9B9" w:rsidR="00DF5B11" w:rsidRPr="003E245E" w:rsidRDefault="007B38ED"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thống kê học bổng toàn trường</w:t>
      </w:r>
    </w:p>
    <w:p w14:paraId="2985597C" w14:textId="2B27DA57" w:rsidR="00927D0B" w:rsidRPr="003E245E" w:rsidRDefault="00D17442" w:rsidP="00CD5BA3">
      <w:pPr>
        <w:keepNext/>
        <w:ind w:right="-284"/>
        <w:jc w:val="center"/>
        <w:rPr>
          <w:rFonts w:ascii="Times New Roman" w:hAnsi="Times New Roman" w:cs="Times New Roman"/>
          <w:bCs/>
          <w:sz w:val="26"/>
          <w:szCs w:val="26"/>
        </w:rPr>
        <w:pPrChange w:id="1077" w:author="Truong Viet" w:date="2020-05-15T01:02:00Z">
          <w:pPr>
            <w:keepNext/>
            <w:ind w:right="-284"/>
            <w:jc w:val="both"/>
          </w:pPr>
        </w:pPrChange>
      </w:pPr>
      <w:ins w:id="1078" w:author="Truong Viet" w:date="2020-05-15T00:59:00Z">
        <w:r>
          <w:rPr>
            <w:rFonts w:ascii="Times New Roman" w:hAnsi="Times New Roman" w:cs="Times New Roman"/>
            <w:bCs/>
            <w:noProof/>
            <w:sz w:val="26"/>
            <w:szCs w:val="26"/>
          </w:rPr>
          <w:drawing>
            <wp:inline distT="0" distB="0" distL="0" distR="0" wp14:anchorId="32F00B7B" wp14:editId="3DBAC4FD">
              <wp:extent cx="3629025" cy="3343275"/>
              <wp:effectExtent l="0" t="0" r="9525" b="952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Qthongkeall.png"/>
                      <pic:cNvPicPr/>
                    </pic:nvPicPr>
                    <pic:blipFill>
                      <a:blip r:embed="rId36">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079" w:author="Truong Viet" w:date="2020-05-15T00:41:00Z">
        <w:r w:rsidR="007B38ED" w:rsidRPr="003E245E" w:rsidDel="00966E5F">
          <w:rPr>
            <w:rFonts w:ascii="Times New Roman" w:hAnsi="Times New Roman" w:cs="Times New Roman"/>
            <w:bCs/>
            <w:noProof/>
            <w:sz w:val="26"/>
            <w:szCs w:val="26"/>
          </w:rPr>
          <w:drawing>
            <wp:inline distT="0" distB="0" distL="0" distR="0" wp14:anchorId="286FE29A" wp14:editId="29A66B07">
              <wp:extent cx="5220335" cy="4815840"/>
              <wp:effectExtent l="0" t="0" r="0" b="3810"/>
              <wp:docPr id="117417" name="Picture 1174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 name="SQthongkeall.png"/>
                      <pic:cNvPicPr/>
                    </pic:nvPicPr>
                    <pic:blipFill>
                      <a:blip r:embed="rId37">
                        <a:extLst>
                          <a:ext uri="{28A0092B-C50C-407E-A947-70E740481C1C}">
                            <a14:useLocalDpi xmlns:a14="http://schemas.microsoft.com/office/drawing/2010/main" val="0"/>
                          </a:ext>
                        </a:extLst>
                      </a:blip>
                      <a:stretch>
                        <a:fillRect/>
                      </a:stretch>
                    </pic:blipFill>
                    <pic:spPr>
                      <a:xfrm>
                        <a:off x="0" y="0"/>
                        <a:ext cx="5220335" cy="4815840"/>
                      </a:xfrm>
                      <a:prstGeom prst="rect">
                        <a:avLst/>
                      </a:prstGeom>
                    </pic:spPr>
                  </pic:pic>
                </a:graphicData>
              </a:graphic>
            </wp:inline>
          </w:drawing>
        </w:r>
      </w:del>
    </w:p>
    <w:p w14:paraId="410CB372" w14:textId="7064ACE1" w:rsidR="00F74768" w:rsidRPr="003E245E" w:rsidRDefault="00F74768" w:rsidP="00F74768">
      <w:pPr>
        <w:pStyle w:val="Caption"/>
        <w:jc w:val="center"/>
        <w:rPr>
          <w:rFonts w:ascii="Times New Roman" w:hAnsi="Times New Roman" w:cs="Times New Roman"/>
          <w:bCs/>
          <w:i w:val="0"/>
          <w:iCs w:val="0"/>
          <w:color w:val="auto"/>
          <w:sz w:val="26"/>
          <w:szCs w:val="26"/>
        </w:rPr>
      </w:pPr>
      <w:bookmarkStart w:id="1080" w:name="_Toc35958719"/>
      <w:bookmarkStart w:id="1081" w:name="_Toc37241544"/>
      <w:bookmarkStart w:id="1082" w:name="_Toc38869526"/>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18</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Thống kê</w:t>
      </w:r>
      <w:ins w:id="1083" w:author="Truong Viet" w:date="2020-05-15T00:41:00Z">
        <w:r w:rsidR="00966E5F">
          <w:rPr>
            <w:rFonts w:ascii="Times New Roman" w:hAnsi="Times New Roman" w:cs="Times New Roman"/>
            <w:bCs/>
            <w:i w:val="0"/>
            <w:iCs w:val="0"/>
            <w:color w:val="auto"/>
            <w:sz w:val="26"/>
            <w:szCs w:val="26"/>
          </w:rPr>
          <w:t xml:space="preserve"> </w:t>
        </w:r>
      </w:ins>
      <w:r w:rsidRPr="003E245E">
        <w:rPr>
          <w:rFonts w:ascii="Times New Roman" w:hAnsi="Times New Roman" w:cs="Times New Roman"/>
          <w:bCs/>
          <w:i w:val="0"/>
          <w:iCs w:val="0"/>
          <w:color w:val="auto"/>
          <w:sz w:val="26"/>
          <w:szCs w:val="26"/>
        </w:rPr>
        <w:t>.</w:t>
      </w:r>
      <w:bookmarkEnd w:id="1080"/>
      <w:bookmarkEnd w:id="1081"/>
      <w:bookmarkEnd w:id="1082"/>
    </w:p>
    <w:p w14:paraId="48B79E72" w14:textId="351C455F" w:rsidR="00DF5B11" w:rsidRPr="003E245E" w:rsidRDefault="00DF5B11"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 xml:space="preserve">Trang </w:t>
      </w:r>
      <w:r w:rsidR="007B38ED" w:rsidRPr="003E245E">
        <w:rPr>
          <w:rFonts w:ascii="Times New Roman" w:hAnsi="Times New Roman" w:cs="Times New Roman"/>
          <w:bCs/>
          <w:sz w:val="26"/>
          <w:szCs w:val="26"/>
        </w:rPr>
        <w:t>học bổng theo khoa</w:t>
      </w:r>
      <w:r w:rsidRPr="003E245E">
        <w:rPr>
          <w:rFonts w:ascii="Times New Roman" w:hAnsi="Times New Roman" w:cs="Times New Roman"/>
          <w:bCs/>
          <w:sz w:val="26"/>
          <w:szCs w:val="26"/>
        </w:rPr>
        <w:t>.</w:t>
      </w:r>
    </w:p>
    <w:p w14:paraId="648EAA83" w14:textId="1A1E26DC" w:rsidR="00927D0B" w:rsidRPr="003E245E" w:rsidRDefault="00D17442" w:rsidP="00CD5BA3">
      <w:pPr>
        <w:pStyle w:val="ListParagraph"/>
        <w:keepNext/>
        <w:ind w:left="0" w:right="-284"/>
        <w:jc w:val="center"/>
        <w:rPr>
          <w:rFonts w:ascii="Times New Roman" w:hAnsi="Times New Roman" w:cs="Times New Roman"/>
          <w:bCs/>
          <w:sz w:val="26"/>
          <w:szCs w:val="26"/>
        </w:rPr>
        <w:pPrChange w:id="1084" w:author="Truong Viet" w:date="2020-05-15T01:02:00Z">
          <w:pPr>
            <w:pStyle w:val="ListParagraph"/>
            <w:keepNext/>
            <w:ind w:left="0" w:right="-284"/>
            <w:jc w:val="both"/>
          </w:pPr>
        </w:pPrChange>
      </w:pPr>
      <w:ins w:id="1085" w:author="Truong Viet" w:date="2020-05-15T00:59:00Z">
        <w:r>
          <w:rPr>
            <w:rFonts w:ascii="Times New Roman" w:hAnsi="Times New Roman" w:cs="Times New Roman"/>
            <w:bCs/>
            <w:noProof/>
            <w:sz w:val="26"/>
            <w:szCs w:val="26"/>
          </w:rPr>
          <w:lastRenderedPageBreak/>
          <w:drawing>
            <wp:inline distT="0" distB="0" distL="0" distR="0" wp14:anchorId="11C577E7" wp14:editId="17AB064F">
              <wp:extent cx="3629025" cy="3343275"/>
              <wp:effectExtent l="0" t="0" r="9525" b="9525"/>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thongkekhoa.png"/>
                      <pic:cNvPicPr/>
                    </pic:nvPicPr>
                    <pic:blipFill>
                      <a:blip r:embed="rId38">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086" w:author="Truong Viet" w:date="2020-05-15T00:58:00Z">
        <w:r w:rsidR="007B38ED" w:rsidRPr="003E245E" w:rsidDel="006D484C">
          <w:rPr>
            <w:rFonts w:ascii="Times New Roman" w:hAnsi="Times New Roman" w:cs="Times New Roman"/>
            <w:bCs/>
            <w:noProof/>
            <w:sz w:val="26"/>
            <w:szCs w:val="26"/>
          </w:rPr>
          <w:drawing>
            <wp:inline distT="0" distB="0" distL="0" distR="0" wp14:anchorId="4130A319" wp14:editId="0478B888">
              <wp:extent cx="5220335" cy="4815840"/>
              <wp:effectExtent l="0" t="0" r="0" b="3810"/>
              <wp:docPr id="117418" name="Picture 1174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 name="QSthongkekhoa.png"/>
                      <pic:cNvPicPr/>
                    </pic:nvPicPr>
                    <pic:blipFill>
                      <a:blip r:embed="rId39">
                        <a:extLst>
                          <a:ext uri="{28A0092B-C50C-407E-A947-70E740481C1C}">
                            <a14:useLocalDpi xmlns:a14="http://schemas.microsoft.com/office/drawing/2010/main" val="0"/>
                          </a:ext>
                        </a:extLst>
                      </a:blip>
                      <a:stretch>
                        <a:fillRect/>
                      </a:stretch>
                    </pic:blipFill>
                    <pic:spPr>
                      <a:xfrm>
                        <a:off x="0" y="0"/>
                        <a:ext cx="5220335" cy="4815840"/>
                      </a:xfrm>
                      <a:prstGeom prst="rect">
                        <a:avLst/>
                      </a:prstGeom>
                    </pic:spPr>
                  </pic:pic>
                </a:graphicData>
              </a:graphic>
            </wp:inline>
          </w:drawing>
        </w:r>
      </w:del>
    </w:p>
    <w:p w14:paraId="238D2747" w14:textId="66B78C17" w:rsidR="00F74768" w:rsidRPr="003E245E" w:rsidRDefault="00F74768" w:rsidP="00F74768">
      <w:pPr>
        <w:pStyle w:val="Caption"/>
        <w:jc w:val="center"/>
        <w:rPr>
          <w:rFonts w:ascii="Times New Roman" w:hAnsi="Times New Roman" w:cs="Times New Roman"/>
          <w:bCs/>
          <w:i w:val="0"/>
          <w:iCs w:val="0"/>
          <w:color w:val="auto"/>
          <w:sz w:val="26"/>
          <w:szCs w:val="26"/>
        </w:rPr>
      </w:pPr>
      <w:bookmarkStart w:id="1087" w:name="_Toc35958720"/>
      <w:bookmarkStart w:id="1088" w:name="_Toc37241545"/>
      <w:bookmarkStart w:id="1089" w:name="_Toc38869527"/>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19</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Thống kê theo khoa.</w:t>
      </w:r>
      <w:bookmarkEnd w:id="1087"/>
      <w:bookmarkEnd w:id="1088"/>
      <w:bookmarkEnd w:id="1089"/>
    </w:p>
    <w:p w14:paraId="7F96DAEC" w14:textId="58FFF442" w:rsidR="00DF5B11" w:rsidRPr="003E245E" w:rsidRDefault="007B38ED"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thống kê theo lớp</w:t>
      </w:r>
    </w:p>
    <w:p w14:paraId="478E6EE4" w14:textId="6B6025CF" w:rsidR="00927D0B" w:rsidRPr="003E245E" w:rsidRDefault="00D17442" w:rsidP="00CD5BA3">
      <w:pPr>
        <w:keepNext/>
        <w:ind w:right="-284"/>
        <w:jc w:val="center"/>
        <w:rPr>
          <w:rFonts w:ascii="Times New Roman" w:hAnsi="Times New Roman" w:cs="Times New Roman"/>
          <w:bCs/>
          <w:sz w:val="26"/>
          <w:szCs w:val="26"/>
        </w:rPr>
        <w:pPrChange w:id="1090" w:author="Truong Viet" w:date="2020-05-15T01:02:00Z">
          <w:pPr>
            <w:keepNext/>
            <w:ind w:right="-284"/>
            <w:jc w:val="both"/>
          </w:pPr>
        </w:pPrChange>
      </w:pPr>
      <w:ins w:id="1091" w:author="Truong Viet" w:date="2020-05-15T01:00:00Z">
        <w:r>
          <w:rPr>
            <w:rFonts w:ascii="Times New Roman" w:hAnsi="Times New Roman" w:cs="Times New Roman"/>
            <w:bCs/>
            <w:noProof/>
            <w:sz w:val="26"/>
            <w:szCs w:val="26"/>
          </w:rPr>
          <w:drawing>
            <wp:inline distT="0" distB="0" distL="0" distR="0" wp14:anchorId="629775C3" wp14:editId="221640B6">
              <wp:extent cx="3629025" cy="3343275"/>
              <wp:effectExtent l="0" t="0" r="9525" b="9525"/>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thongkelop.png"/>
                      <pic:cNvPicPr/>
                    </pic:nvPicPr>
                    <pic:blipFill>
                      <a:blip r:embed="rId40">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092" w:author="Truong Viet" w:date="2020-05-15T00:58:00Z">
        <w:r w:rsidR="007B38ED" w:rsidRPr="003E245E" w:rsidDel="006D484C">
          <w:rPr>
            <w:rFonts w:ascii="Times New Roman" w:hAnsi="Times New Roman" w:cs="Times New Roman"/>
            <w:bCs/>
            <w:noProof/>
            <w:sz w:val="26"/>
            <w:szCs w:val="26"/>
          </w:rPr>
          <w:drawing>
            <wp:inline distT="0" distB="0" distL="0" distR="0" wp14:anchorId="32E239CF" wp14:editId="47F400FC">
              <wp:extent cx="5220335" cy="4815840"/>
              <wp:effectExtent l="0" t="0" r="0" b="3810"/>
              <wp:docPr id="117419" name="Picture 11741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9" name="SQthongkelop.png"/>
                      <pic:cNvPicPr/>
                    </pic:nvPicPr>
                    <pic:blipFill>
                      <a:blip r:embed="rId41">
                        <a:extLst>
                          <a:ext uri="{28A0092B-C50C-407E-A947-70E740481C1C}">
                            <a14:useLocalDpi xmlns:a14="http://schemas.microsoft.com/office/drawing/2010/main" val="0"/>
                          </a:ext>
                        </a:extLst>
                      </a:blip>
                      <a:stretch>
                        <a:fillRect/>
                      </a:stretch>
                    </pic:blipFill>
                    <pic:spPr>
                      <a:xfrm>
                        <a:off x="0" y="0"/>
                        <a:ext cx="5220335" cy="4815840"/>
                      </a:xfrm>
                      <a:prstGeom prst="rect">
                        <a:avLst/>
                      </a:prstGeom>
                    </pic:spPr>
                  </pic:pic>
                </a:graphicData>
              </a:graphic>
            </wp:inline>
          </w:drawing>
        </w:r>
      </w:del>
    </w:p>
    <w:p w14:paraId="5989B7AA" w14:textId="233D4BC2"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093" w:name="_Toc35958721"/>
      <w:bookmarkStart w:id="1094" w:name="_Toc37241546"/>
      <w:bookmarkStart w:id="1095" w:name="_Toc38869528"/>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20</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Thống kê theo lớp.</w:t>
      </w:r>
      <w:bookmarkEnd w:id="1093"/>
      <w:bookmarkEnd w:id="1094"/>
      <w:bookmarkEnd w:id="1095"/>
    </w:p>
    <w:p w14:paraId="1357D1D2" w14:textId="77777777" w:rsidR="00DF5B11" w:rsidRPr="003E245E" w:rsidRDefault="00DF5B11" w:rsidP="00DF5B11">
      <w:pPr>
        <w:ind w:right="-284"/>
        <w:rPr>
          <w:rFonts w:ascii="Times New Roman" w:hAnsi="Times New Roman" w:cs="Times New Roman"/>
          <w:bCs/>
          <w:sz w:val="26"/>
          <w:szCs w:val="26"/>
        </w:rPr>
      </w:pPr>
    </w:p>
    <w:p w14:paraId="2B192FB2" w14:textId="51386148" w:rsidR="00DF5B11" w:rsidRPr="003E245E" w:rsidRDefault="007B38ED"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thống kê theo học bổng</w:t>
      </w:r>
    </w:p>
    <w:p w14:paraId="2CEB0297" w14:textId="5B008F3D" w:rsidR="00D735BB" w:rsidRPr="003E245E" w:rsidRDefault="00D17442" w:rsidP="00CD5BA3">
      <w:pPr>
        <w:keepNext/>
        <w:ind w:right="-284"/>
        <w:jc w:val="center"/>
        <w:rPr>
          <w:rFonts w:ascii="Times New Roman" w:hAnsi="Times New Roman" w:cs="Times New Roman"/>
          <w:bCs/>
          <w:sz w:val="26"/>
          <w:szCs w:val="26"/>
        </w:rPr>
        <w:pPrChange w:id="1096" w:author="Truong Viet" w:date="2020-05-15T01:02:00Z">
          <w:pPr>
            <w:keepNext/>
            <w:ind w:right="-284"/>
            <w:jc w:val="both"/>
          </w:pPr>
        </w:pPrChange>
      </w:pPr>
      <w:ins w:id="1097" w:author="Truong Viet" w:date="2020-05-15T01:00:00Z">
        <w:r>
          <w:rPr>
            <w:rFonts w:ascii="Times New Roman" w:hAnsi="Times New Roman" w:cs="Times New Roman"/>
            <w:bCs/>
            <w:noProof/>
            <w:sz w:val="26"/>
            <w:szCs w:val="26"/>
          </w:rPr>
          <w:lastRenderedPageBreak/>
          <w:drawing>
            <wp:inline distT="0" distB="0" distL="0" distR="0" wp14:anchorId="3F84054E" wp14:editId="01BEE5A7">
              <wp:extent cx="3629025" cy="3343275"/>
              <wp:effectExtent l="0" t="0" r="9525" b="9525"/>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Qthongkehb.png"/>
                      <pic:cNvPicPr/>
                    </pic:nvPicPr>
                    <pic:blipFill>
                      <a:blip r:embed="rId42">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098" w:author="Truong Viet" w:date="2020-05-15T00:58:00Z">
        <w:r w:rsidR="007B38ED" w:rsidRPr="003E245E" w:rsidDel="006D484C">
          <w:rPr>
            <w:rFonts w:ascii="Times New Roman" w:hAnsi="Times New Roman" w:cs="Times New Roman"/>
            <w:bCs/>
            <w:noProof/>
            <w:sz w:val="26"/>
            <w:szCs w:val="26"/>
          </w:rPr>
          <w:drawing>
            <wp:inline distT="0" distB="0" distL="0" distR="0" wp14:anchorId="399828A4" wp14:editId="201C0AC3">
              <wp:extent cx="5220335" cy="4815840"/>
              <wp:effectExtent l="0" t="0" r="0" b="3810"/>
              <wp:docPr id="117420" name="Picture 1174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0" name="SQthongkehb.png"/>
                      <pic:cNvPicPr/>
                    </pic:nvPicPr>
                    <pic:blipFill>
                      <a:blip r:embed="rId43">
                        <a:extLst>
                          <a:ext uri="{28A0092B-C50C-407E-A947-70E740481C1C}">
                            <a14:useLocalDpi xmlns:a14="http://schemas.microsoft.com/office/drawing/2010/main" val="0"/>
                          </a:ext>
                        </a:extLst>
                      </a:blip>
                      <a:stretch>
                        <a:fillRect/>
                      </a:stretch>
                    </pic:blipFill>
                    <pic:spPr>
                      <a:xfrm>
                        <a:off x="0" y="0"/>
                        <a:ext cx="5220335" cy="4815840"/>
                      </a:xfrm>
                      <a:prstGeom prst="rect">
                        <a:avLst/>
                      </a:prstGeom>
                    </pic:spPr>
                  </pic:pic>
                </a:graphicData>
              </a:graphic>
            </wp:inline>
          </w:drawing>
        </w:r>
      </w:del>
    </w:p>
    <w:p w14:paraId="30C4F03F" w14:textId="510A0D3B" w:rsidR="00927D0B" w:rsidRPr="003E245E" w:rsidRDefault="00F74768" w:rsidP="00F74768">
      <w:pPr>
        <w:pStyle w:val="Caption"/>
        <w:jc w:val="center"/>
        <w:rPr>
          <w:rFonts w:ascii="Times New Roman" w:hAnsi="Times New Roman" w:cs="Times New Roman"/>
          <w:bCs/>
          <w:i w:val="0"/>
          <w:iCs w:val="0"/>
          <w:color w:val="auto"/>
          <w:sz w:val="26"/>
          <w:szCs w:val="26"/>
        </w:rPr>
      </w:pPr>
      <w:bookmarkStart w:id="1099" w:name="_Toc35958722"/>
      <w:bookmarkStart w:id="1100" w:name="_Toc37241547"/>
      <w:bookmarkStart w:id="1101" w:name="_Toc38869529"/>
      <w:bookmarkStart w:id="1102" w:name="_Toc478505666"/>
      <w:bookmarkStart w:id="1103" w:name="_Toc478589885"/>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21</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tuần tự Trang thống kê theo học bổng</w:t>
      </w:r>
      <w:bookmarkEnd w:id="1099"/>
      <w:bookmarkEnd w:id="1100"/>
      <w:bookmarkEnd w:id="1101"/>
    </w:p>
    <w:p w14:paraId="688E29EC" w14:textId="2B15FD0F"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thêm thông báo</w:t>
      </w:r>
      <w:r w:rsidR="00722EBC" w:rsidRPr="003E245E">
        <w:rPr>
          <w:rFonts w:ascii="Times New Roman" w:hAnsi="Times New Roman" w:cs="Times New Roman"/>
          <w:bCs/>
          <w:sz w:val="26"/>
          <w:szCs w:val="26"/>
        </w:rPr>
        <w:t>, file đính kèm</w:t>
      </w:r>
    </w:p>
    <w:p w14:paraId="6127B2EF" w14:textId="5AC0E31D" w:rsidR="00C63428" w:rsidRPr="003E245E" w:rsidRDefault="00D17442" w:rsidP="00CD5BA3">
      <w:pPr>
        <w:pStyle w:val="ListParagraph"/>
        <w:spacing w:after="160" w:line="256" w:lineRule="auto"/>
        <w:ind w:left="0" w:right="-284"/>
        <w:jc w:val="center"/>
        <w:rPr>
          <w:rFonts w:ascii="Times New Roman" w:hAnsi="Times New Roman" w:cs="Times New Roman"/>
          <w:bCs/>
          <w:sz w:val="26"/>
          <w:szCs w:val="26"/>
        </w:rPr>
        <w:pPrChange w:id="1104" w:author="Truong Viet" w:date="2020-05-15T01:02:00Z">
          <w:pPr>
            <w:pStyle w:val="ListParagraph"/>
            <w:spacing w:after="160" w:line="256" w:lineRule="auto"/>
            <w:ind w:left="0" w:right="-284"/>
            <w:jc w:val="both"/>
          </w:pPr>
        </w:pPrChange>
      </w:pPr>
      <w:ins w:id="1105" w:author="Truong Viet" w:date="2020-05-15T01:00:00Z">
        <w:r>
          <w:rPr>
            <w:rFonts w:ascii="Times New Roman" w:hAnsi="Times New Roman" w:cs="Times New Roman"/>
            <w:bCs/>
            <w:noProof/>
            <w:sz w:val="26"/>
            <w:szCs w:val="26"/>
          </w:rPr>
          <w:drawing>
            <wp:inline distT="0" distB="0" distL="0" distR="0" wp14:anchorId="34D5BD62" wp14:editId="31740AE7">
              <wp:extent cx="3629025" cy="3343275"/>
              <wp:effectExtent l="0" t="0" r="9525" b="9525"/>
              <wp:docPr id="117397" name="Picture 1173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7" name="SQthemtb.png"/>
                      <pic:cNvPicPr/>
                    </pic:nvPicPr>
                    <pic:blipFill>
                      <a:blip r:embed="rId44">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106" w:author="Truong Viet" w:date="2020-05-15T00:58:00Z">
        <w:r w:rsidR="00C63428" w:rsidRPr="003E245E" w:rsidDel="006D484C">
          <w:rPr>
            <w:rFonts w:ascii="Times New Roman" w:hAnsi="Times New Roman" w:cs="Times New Roman"/>
            <w:bCs/>
            <w:noProof/>
            <w:sz w:val="26"/>
            <w:szCs w:val="26"/>
          </w:rPr>
          <w:drawing>
            <wp:inline distT="0" distB="0" distL="0" distR="0" wp14:anchorId="3EA7CA99" wp14:editId="71583ECD">
              <wp:extent cx="5220335" cy="4815840"/>
              <wp:effectExtent l="0" t="0" r="0" b="381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themtb.png"/>
                      <pic:cNvPicPr/>
                    </pic:nvPicPr>
                    <pic:blipFill>
                      <a:blip r:embed="rId45">
                        <a:extLst>
                          <a:ext uri="{28A0092B-C50C-407E-A947-70E740481C1C}">
                            <a14:useLocalDpi xmlns:a14="http://schemas.microsoft.com/office/drawing/2010/main" val="0"/>
                          </a:ext>
                        </a:extLst>
                      </a:blip>
                      <a:stretch>
                        <a:fillRect/>
                      </a:stretch>
                    </pic:blipFill>
                    <pic:spPr>
                      <a:xfrm>
                        <a:off x="0" y="0"/>
                        <a:ext cx="5220335" cy="4815840"/>
                      </a:xfrm>
                      <a:prstGeom prst="rect">
                        <a:avLst/>
                      </a:prstGeom>
                    </pic:spPr>
                  </pic:pic>
                </a:graphicData>
              </a:graphic>
            </wp:inline>
          </w:drawing>
        </w:r>
      </w:del>
    </w:p>
    <w:p w14:paraId="1258E359" w14:textId="278908B4" w:rsidR="00722EBC" w:rsidRPr="003E245E" w:rsidRDefault="00722EBC" w:rsidP="00E52F19">
      <w:pPr>
        <w:jc w:val="center"/>
        <w:rPr>
          <w:rFonts w:ascii="Times New Roman" w:hAnsi="Times New Roman" w:cs="Times New Roman"/>
          <w:bCs/>
          <w:sz w:val="26"/>
          <w:szCs w:val="26"/>
        </w:rPr>
      </w:pPr>
      <w:bookmarkStart w:id="1107" w:name="_Toc37241548"/>
      <w:bookmarkStart w:id="1108" w:name="_Toc38869530"/>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22</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Thêm thông báo, văn bản đính kèm</w:t>
      </w:r>
      <w:bookmarkEnd w:id="1107"/>
      <w:bookmarkEnd w:id="1108"/>
    </w:p>
    <w:p w14:paraId="70452A4F" w14:textId="0E07AB04"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sửa thông báo</w:t>
      </w:r>
    </w:p>
    <w:p w14:paraId="176C70CE" w14:textId="7817EC9E" w:rsidR="00722EBC" w:rsidRPr="003E245E" w:rsidRDefault="00D17442" w:rsidP="00CD5BA3">
      <w:pPr>
        <w:pStyle w:val="ListParagraph"/>
        <w:keepNext/>
        <w:spacing w:after="160" w:line="256" w:lineRule="auto"/>
        <w:ind w:left="0" w:right="-284"/>
        <w:jc w:val="center"/>
        <w:rPr>
          <w:rFonts w:ascii="Times New Roman" w:hAnsi="Times New Roman" w:cs="Times New Roman"/>
          <w:bCs/>
          <w:sz w:val="26"/>
          <w:szCs w:val="26"/>
        </w:rPr>
        <w:pPrChange w:id="1109" w:author="Truong Viet" w:date="2020-05-15T01:02:00Z">
          <w:pPr>
            <w:pStyle w:val="ListParagraph"/>
            <w:keepNext/>
            <w:spacing w:after="160" w:line="256" w:lineRule="auto"/>
            <w:ind w:left="0" w:right="-284"/>
            <w:jc w:val="both"/>
          </w:pPr>
        </w:pPrChange>
      </w:pPr>
      <w:ins w:id="1110" w:author="Truong Viet" w:date="2020-05-15T01:00:00Z">
        <w:r>
          <w:rPr>
            <w:rFonts w:ascii="Times New Roman" w:hAnsi="Times New Roman" w:cs="Times New Roman"/>
            <w:bCs/>
            <w:noProof/>
            <w:sz w:val="26"/>
            <w:szCs w:val="26"/>
          </w:rPr>
          <w:lastRenderedPageBreak/>
          <w:drawing>
            <wp:inline distT="0" distB="0" distL="0" distR="0" wp14:anchorId="48DD5FB6" wp14:editId="5B05DBF2">
              <wp:extent cx="3629025" cy="3819525"/>
              <wp:effectExtent l="0" t="0" r="9525" b="9525"/>
              <wp:docPr id="117398" name="Picture 11739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 name="SQsuatb.png"/>
                      <pic:cNvPicPr/>
                    </pic:nvPicPr>
                    <pic:blipFill>
                      <a:blip r:embed="rId46">
                        <a:extLst>
                          <a:ext uri="{28A0092B-C50C-407E-A947-70E740481C1C}">
                            <a14:useLocalDpi xmlns:a14="http://schemas.microsoft.com/office/drawing/2010/main" val="0"/>
                          </a:ext>
                        </a:extLst>
                      </a:blip>
                      <a:stretch>
                        <a:fillRect/>
                      </a:stretch>
                    </pic:blipFill>
                    <pic:spPr>
                      <a:xfrm>
                        <a:off x="0" y="0"/>
                        <a:ext cx="3629025" cy="3819525"/>
                      </a:xfrm>
                      <a:prstGeom prst="rect">
                        <a:avLst/>
                      </a:prstGeom>
                    </pic:spPr>
                  </pic:pic>
                </a:graphicData>
              </a:graphic>
            </wp:inline>
          </w:drawing>
        </w:r>
      </w:ins>
      <w:del w:id="1111" w:author="Truong Viet" w:date="2020-05-15T00:58:00Z">
        <w:r w:rsidR="00C63428" w:rsidRPr="003E245E" w:rsidDel="006D484C">
          <w:rPr>
            <w:rFonts w:ascii="Times New Roman" w:hAnsi="Times New Roman" w:cs="Times New Roman"/>
            <w:bCs/>
            <w:noProof/>
            <w:sz w:val="26"/>
            <w:szCs w:val="26"/>
          </w:rPr>
          <w:drawing>
            <wp:inline distT="0" distB="0" distL="0" distR="0" wp14:anchorId="3F8496B2" wp14:editId="793F524B">
              <wp:extent cx="5220335" cy="550164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suatb.png"/>
                      <pic:cNvPicPr/>
                    </pic:nvPicPr>
                    <pic:blipFill>
                      <a:blip r:embed="rId47">
                        <a:extLst>
                          <a:ext uri="{28A0092B-C50C-407E-A947-70E740481C1C}">
                            <a14:useLocalDpi xmlns:a14="http://schemas.microsoft.com/office/drawing/2010/main" val="0"/>
                          </a:ext>
                        </a:extLst>
                      </a:blip>
                      <a:stretch>
                        <a:fillRect/>
                      </a:stretch>
                    </pic:blipFill>
                    <pic:spPr>
                      <a:xfrm>
                        <a:off x="0" y="0"/>
                        <a:ext cx="5220335" cy="5501640"/>
                      </a:xfrm>
                      <a:prstGeom prst="rect">
                        <a:avLst/>
                      </a:prstGeom>
                    </pic:spPr>
                  </pic:pic>
                </a:graphicData>
              </a:graphic>
            </wp:inline>
          </w:drawing>
        </w:r>
      </w:del>
    </w:p>
    <w:p w14:paraId="57387D76" w14:textId="27A6EB75" w:rsidR="00C63428" w:rsidRPr="003E245E" w:rsidRDefault="00722EBC" w:rsidP="00E52F19">
      <w:pPr>
        <w:jc w:val="center"/>
        <w:rPr>
          <w:rFonts w:ascii="Times New Roman" w:hAnsi="Times New Roman" w:cs="Times New Roman"/>
          <w:bCs/>
          <w:sz w:val="26"/>
          <w:szCs w:val="26"/>
        </w:rPr>
      </w:pPr>
      <w:bookmarkStart w:id="1112" w:name="_Toc37241549"/>
      <w:bookmarkStart w:id="1113" w:name="_Toc38869531"/>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23</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sửa thông báo</w:t>
      </w:r>
      <w:bookmarkEnd w:id="1112"/>
      <w:bookmarkEnd w:id="1113"/>
    </w:p>
    <w:p w14:paraId="7B9F58DE" w14:textId="77777777" w:rsidR="00722EBC" w:rsidRPr="003E245E" w:rsidRDefault="00722EBC" w:rsidP="00C63428">
      <w:pPr>
        <w:pStyle w:val="ListParagraph"/>
        <w:spacing w:after="160" w:line="256" w:lineRule="auto"/>
        <w:ind w:left="0" w:right="-284"/>
        <w:jc w:val="both"/>
        <w:rPr>
          <w:rFonts w:ascii="Times New Roman" w:hAnsi="Times New Roman" w:cs="Times New Roman"/>
          <w:bCs/>
          <w:sz w:val="26"/>
          <w:szCs w:val="26"/>
        </w:rPr>
      </w:pPr>
    </w:p>
    <w:p w14:paraId="02CB90EC" w14:textId="721451A1"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Xóa thông báo</w:t>
      </w:r>
    </w:p>
    <w:p w14:paraId="502354E7" w14:textId="763DF248" w:rsidR="00722EBC" w:rsidRPr="003E245E" w:rsidRDefault="00D17442" w:rsidP="00CD5BA3">
      <w:pPr>
        <w:pStyle w:val="ListParagraph"/>
        <w:keepNext/>
        <w:spacing w:after="160" w:line="256" w:lineRule="auto"/>
        <w:ind w:left="0" w:right="-284"/>
        <w:jc w:val="center"/>
        <w:rPr>
          <w:rFonts w:ascii="Times New Roman" w:hAnsi="Times New Roman" w:cs="Times New Roman"/>
          <w:bCs/>
          <w:sz w:val="26"/>
          <w:szCs w:val="26"/>
        </w:rPr>
        <w:pPrChange w:id="1114" w:author="Truong Viet" w:date="2020-05-15T01:02:00Z">
          <w:pPr>
            <w:pStyle w:val="ListParagraph"/>
            <w:keepNext/>
            <w:spacing w:after="160" w:line="256" w:lineRule="auto"/>
            <w:ind w:left="0" w:right="-284"/>
            <w:jc w:val="both"/>
          </w:pPr>
        </w:pPrChange>
      </w:pPr>
      <w:ins w:id="1115" w:author="Truong Viet" w:date="2020-05-15T01:01:00Z">
        <w:r>
          <w:rPr>
            <w:rFonts w:ascii="Times New Roman" w:hAnsi="Times New Roman" w:cs="Times New Roman"/>
            <w:bCs/>
            <w:noProof/>
            <w:sz w:val="26"/>
            <w:szCs w:val="26"/>
          </w:rPr>
          <w:drawing>
            <wp:inline distT="0" distB="0" distL="0" distR="0" wp14:anchorId="4184AB11" wp14:editId="614AED25">
              <wp:extent cx="3629025" cy="3343275"/>
              <wp:effectExtent l="0" t="0" r="9525" b="9525"/>
              <wp:docPr id="117399" name="Picture 1173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 name="SQxoatb (1).png"/>
                      <pic:cNvPicPr/>
                    </pic:nvPicPr>
                    <pic:blipFill>
                      <a:blip r:embed="rId48">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116" w:author="Truong Viet" w:date="2020-05-15T00:58:00Z">
        <w:r w:rsidR="00C63428" w:rsidRPr="003E245E" w:rsidDel="006D484C">
          <w:rPr>
            <w:rFonts w:ascii="Times New Roman" w:hAnsi="Times New Roman" w:cs="Times New Roman"/>
            <w:bCs/>
            <w:noProof/>
            <w:sz w:val="26"/>
            <w:szCs w:val="26"/>
          </w:rPr>
          <w:drawing>
            <wp:inline distT="0" distB="0" distL="0" distR="0" wp14:anchorId="179C1FA9" wp14:editId="2CD6D18B">
              <wp:extent cx="5220335" cy="4808855"/>
              <wp:effectExtent l="0" t="0" r="0"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xoatb.png"/>
                      <pic:cNvPicPr/>
                    </pic:nvPicPr>
                    <pic:blipFill>
                      <a:blip r:embed="rId49">
                        <a:extLst>
                          <a:ext uri="{28A0092B-C50C-407E-A947-70E740481C1C}">
                            <a14:useLocalDpi xmlns:a14="http://schemas.microsoft.com/office/drawing/2010/main" val="0"/>
                          </a:ext>
                        </a:extLst>
                      </a:blip>
                      <a:stretch>
                        <a:fillRect/>
                      </a:stretch>
                    </pic:blipFill>
                    <pic:spPr>
                      <a:xfrm>
                        <a:off x="0" y="0"/>
                        <a:ext cx="5220335" cy="4808855"/>
                      </a:xfrm>
                      <a:prstGeom prst="rect">
                        <a:avLst/>
                      </a:prstGeom>
                    </pic:spPr>
                  </pic:pic>
                </a:graphicData>
              </a:graphic>
            </wp:inline>
          </w:drawing>
        </w:r>
      </w:del>
    </w:p>
    <w:p w14:paraId="108C9317" w14:textId="169240B3" w:rsidR="00C63428" w:rsidRPr="003E245E" w:rsidRDefault="00722EBC" w:rsidP="00E52F19">
      <w:pPr>
        <w:jc w:val="center"/>
        <w:rPr>
          <w:rFonts w:ascii="Times New Roman" w:hAnsi="Times New Roman" w:cs="Times New Roman"/>
          <w:bCs/>
          <w:sz w:val="26"/>
          <w:szCs w:val="26"/>
        </w:rPr>
      </w:pPr>
      <w:bookmarkStart w:id="1117" w:name="_Toc37241550"/>
      <w:bookmarkStart w:id="1118" w:name="_Toc38869532"/>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24</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Xóa thông báo</w:t>
      </w:r>
      <w:bookmarkEnd w:id="1117"/>
      <w:bookmarkEnd w:id="1118"/>
    </w:p>
    <w:p w14:paraId="0ACB9A56" w14:textId="77777777" w:rsidR="00722EBC" w:rsidRPr="003E245E" w:rsidRDefault="00722EBC" w:rsidP="00C63428">
      <w:pPr>
        <w:pStyle w:val="ListParagraph"/>
        <w:spacing w:after="160" w:line="256" w:lineRule="auto"/>
        <w:ind w:left="0" w:right="-284"/>
        <w:jc w:val="both"/>
        <w:rPr>
          <w:rFonts w:ascii="Times New Roman" w:hAnsi="Times New Roman" w:cs="Times New Roman"/>
          <w:bCs/>
          <w:sz w:val="26"/>
          <w:szCs w:val="26"/>
        </w:rPr>
      </w:pPr>
    </w:p>
    <w:p w14:paraId="36A77B42" w14:textId="7BF387BC"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thêm File đính kèm</w:t>
      </w:r>
    </w:p>
    <w:p w14:paraId="66DCB3C2" w14:textId="36F85AA5" w:rsidR="00722EBC" w:rsidRPr="003E245E" w:rsidRDefault="00D17442" w:rsidP="00CD5BA3">
      <w:pPr>
        <w:pStyle w:val="ListParagraph"/>
        <w:keepNext/>
        <w:spacing w:after="160" w:line="256" w:lineRule="auto"/>
        <w:ind w:left="0" w:right="-284"/>
        <w:jc w:val="center"/>
        <w:rPr>
          <w:rFonts w:ascii="Times New Roman" w:hAnsi="Times New Roman" w:cs="Times New Roman"/>
          <w:bCs/>
          <w:sz w:val="26"/>
          <w:szCs w:val="26"/>
        </w:rPr>
        <w:pPrChange w:id="1119" w:author="Truong Viet" w:date="2020-05-15T01:02:00Z">
          <w:pPr>
            <w:pStyle w:val="ListParagraph"/>
            <w:keepNext/>
            <w:spacing w:after="160" w:line="256" w:lineRule="auto"/>
            <w:ind w:left="0" w:right="-284"/>
            <w:jc w:val="both"/>
          </w:pPr>
        </w:pPrChange>
      </w:pPr>
      <w:ins w:id="1120" w:author="Truong Viet" w:date="2020-05-15T01:01:00Z">
        <w:r>
          <w:rPr>
            <w:rFonts w:ascii="Times New Roman" w:hAnsi="Times New Roman" w:cs="Times New Roman"/>
            <w:bCs/>
            <w:noProof/>
            <w:sz w:val="26"/>
            <w:szCs w:val="26"/>
          </w:rPr>
          <w:lastRenderedPageBreak/>
          <w:drawing>
            <wp:inline distT="0" distB="0" distL="0" distR="0" wp14:anchorId="70BA3046" wp14:editId="13A4BD38">
              <wp:extent cx="3629025" cy="3343275"/>
              <wp:effectExtent l="0" t="0" r="9525" b="9525"/>
              <wp:docPr id="117400" name="Picture 1174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0" name="SQthemfile.png"/>
                      <pic:cNvPicPr/>
                    </pic:nvPicPr>
                    <pic:blipFill>
                      <a:blip r:embed="rId50">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121" w:author="Truong Viet" w:date="2020-05-15T00:58:00Z">
        <w:r w:rsidR="00C63428" w:rsidRPr="003E245E" w:rsidDel="006D484C">
          <w:rPr>
            <w:rFonts w:ascii="Times New Roman" w:hAnsi="Times New Roman" w:cs="Times New Roman"/>
            <w:bCs/>
            <w:noProof/>
            <w:sz w:val="26"/>
            <w:szCs w:val="26"/>
          </w:rPr>
          <w:drawing>
            <wp:inline distT="0" distB="0" distL="0" distR="0" wp14:anchorId="6724678B" wp14:editId="2E808DB0">
              <wp:extent cx="5220335" cy="481584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Qthemfile.png"/>
                      <pic:cNvPicPr/>
                    </pic:nvPicPr>
                    <pic:blipFill>
                      <a:blip r:embed="rId51">
                        <a:extLst>
                          <a:ext uri="{28A0092B-C50C-407E-A947-70E740481C1C}">
                            <a14:useLocalDpi xmlns:a14="http://schemas.microsoft.com/office/drawing/2010/main" val="0"/>
                          </a:ext>
                        </a:extLst>
                      </a:blip>
                      <a:stretch>
                        <a:fillRect/>
                      </a:stretch>
                    </pic:blipFill>
                    <pic:spPr>
                      <a:xfrm>
                        <a:off x="0" y="0"/>
                        <a:ext cx="5220335" cy="4815840"/>
                      </a:xfrm>
                      <a:prstGeom prst="rect">
                        <a:avLst/>
                      </a:prstGeom>
                    </pic:spPr>
                  </pic:pic>
                </a:graphicData>
              </a:graphic>
            </wp:inline>
          </w:drawing>
        </w:r>
      </w:del>
    </w:p>
    <w:p w14:paraId="48AB21D8" w14:textId="588BCA3D" w:rsidR="00C63428" w:rsidRPr="003E245E" w:rsidRDefault="00722EBC" w:rsidP="00E52F19">
      <w:pPr>
        <w:jc w:val="center"/>
        <w:rPr>
          <w:rFonts w:ascii="Times New Roman" w:hAnsi="Times New Roman" w:cs="Times New Roman"/>
          <w:bCs/>
          <w:sz w:val="26"/>
          <w:szCs w:val="26"/>
        </w:rPr>
      </w:pPr>
      <w:bookmarkStart w:id="1122" w:name="_Toc37241551"/>
      <w:bookmarkStart w:id="1123" w:name="_Toc38869533"/>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25</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.Sơ đồ tuần tự trang thêm FIle đính kèm</w:t>
      </w:r>
      <w:bookmarkEnd w:id="1122"/>
      <w:bookmarkEnd w:id="1123"/>
    </w:p>
    <w:p w14:paraId="259C8111" w14:textId="77777777" w:rsidR="00722EBC" w:rsidRPr="003E245E" w:rsidRDefault="00722EBC" w:rsidP="00C63428">
      <w:pPr>
        <w:pStyle w:val="ListParagraph"/>
        <w:spacing w:after="160" w:line="256" w:lineRule="auto"/>
        <w:ind w:left="0" w:right="-284"/>
        <w:jc w:val="both"/>
        <w:rPr>
          <w:rFonts w:ascii="Times New Roman" w:hAnsi="Times New Roman" w:cs="Times New Roman"/>
          <w:bCs/>
          <w:sz w:val="26"/>
          <w:szCs w:val="26"/>
        </w:rPr>
      </w:pPr>
    </w:p>
    <w:p w14:paraId="57E1D7BB" w14:textId="1F938497"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sửa File đính kèm</w:t>
      </w:r>
    </w:p>
    <w:p w14:paraId="77E2E928" w14:textId="229404CA" w:rsidR="00722EBC" w:rsidRPr="003E245E" w:rsidRDefault="00D17442" w:rsidP="00CD5BA3">
      <w:pPr>
        <w:pStyle w:val="ListParagraph"/>
        <w:keepNext/>
        <w:spacing w:after="160" w:line="256" w:lineRule="auto"/>
        <w:ind w:left="0" w:right="-284"/>
        <w:jc w:val="center"/>
        <w:rPr>
          <w:rFonts w:ascii="Times New Roman" w:hAnsi="Times New Roman" w:cs="Times New Roman"/>
          <w:bCs/>
          <w:sz w:val="26"/>
          <w:szCs w:val="26"/>
        </w:rPr>
        <w:pPrChange w:id="1124" w:author="Truong Viet" w:date="2020-05-15T01:02:00Z">
          <w:pPr>
            <w:pStyle w:val="ListParagraph"/>
            <w:keepNext/>
            <w:spacing w:after="160" w:line="256" w:lineRule="auto"/>
            <w:ind w:left="0" w:right="-284"/>
            <w:jc w:val="both"/>
          </w:pPr>
        </w:pPrChange>
      </w:pPr>
      <w:ins w:id="1125" w:author="Truong Viet" w:date="2020-05-15T01:01:00Z">
        <w:r>
          <w:rPr>
            <w:rFonts w:ascii="Times New Roman" w:hAnsi="Times New Roman" w:cs="Times New Roman"/>
            <w:bCs/>
            <w:noProof/>
            <w:sz w:val="26"/>
            <w:szCs w:val="26"/>
          </w:rPr>
          <w:drawing>
            <wp:inline distT="0" distB="0" distL="0" distR="0" wp14:anchorId="23888763" wp14:editId="6990914C">
              <wp:extent cx="3629025" cy="3819525"/>
              <wp:effectExtent l="0" t="0" r="9525" b="9525"/>
              <wp:docPr id="117401" name="Picture 11740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1" name="SQsuafile.png"/>
                      <pic:cNvPicPr/>
                    </pic:nvPicPr>
                    <pic:blipFill>
                      <a:blip r:embed="rId52">
                        <a:extLst>
                          <a:ext uri="{28A0092B-C50C-407E-A947-70E740481C1C}">
                            <a14:useLocalDpi xmlns:a14="http://schemas.microsoft.com/office/drawing/2010/main" val="0"/>
                          </a:ext>
                        </a:extLst>
                      </a:blip>
                      <a:stretch>
                        <a:fillRect/>
                      </a:stretch>
                    </pic:blipFill>
                    <pic:spPr>
                      <a:xfrm>
                        <a:off x="0" y="0"/>
                        <a:ext cx="3629025" cy="3819525"/>
                      </a:xfrm>
                      <a:prstGeom prst="rect">
                        <a:avLst/>
                      </a:prstGeom>
                    </pic:spPr>
                  </pic:pic>
                </a:graphicData>
              </a:graphic>
            </wp:inline>
          </w:drawing>
        </w:r>
      </w:ins>
      <w:del w:id="1126" w:author="Truong Viet" w:date="2020-05-15T00:58:00Z">
        <w:r w:rsidR="00C63428" w:rsidRPr="003E245E" w:rsidDel="006D484C">
          <w:rPr>
            <w:rFonts w:ascii="Times New Roman" w:hAnsi="Times New Roman" w:cs="Times New Roman"/>
            <w:bCs/>
            <w:noProof/>
            <w:sz w:val="26"/>
            <w:szCs w:val="26"/>
          </w:rPr>
          <w:drawing>
            <wp:inline distT="0" distB="0" distL="0" distR="0" wp14:anchorId="66AFE99A" wp14:editId="671942C9">
              <wp:extent cx="5220335" cy="549465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Qsuafile.jpg"/>
                      <pic:cNvPicPr/>
                    </pic:nvPicPr>
                    <pic:blipFill>
                      <a:blip r:embed="rId53">
                        <a:extLst>
                          <a:ext uri="{28A0092B-C50C-407E-A947-70E740481C1C}">
                            <a14:useLocalDpi xmlns:a14="http://schemas.microsoft.com/office/drawing/2010/main" val="0"/>
                          </a:ext>
                        </a:extLst>
                      </a:blip>
                      <a:stretch>
                        <a:fillRect/>
                      </a:stretch>
                    </pic:blipFill>
                    <pic:spPr>
                      <a:xfrm>
                        <a:off x="0" y="0"/>
                        <a:ext cx="5220335" cy="5494655"/>
                      </a:xfrm>
                      <a:prstGeom prst="rect">
                        <a:avLst/>
                      </a:prstGeom>
                    </pic:spPr>
                  </pic:pic>
                </a:graphicData>
              </a:graphic>
            </wp:inline>
          </w:drawing>
        </w:r>
      </w:del>
    </w:p>
    <w:p w14:paraId="795259F0" w14:textId="27AD4288" w:rsidR="00C63428" w:rsidRPr="003E245E" w:rsidRDefault="00722EBC" w:rsidP="00E52F19">
      <w:pPr>
        <w:jc w:val="center"/>
        <w:rPr>
          <w:rFonts w:ascii="Times New Roman" w:hAnsi="Times New Roman" w:cs="Times New Roman"/>
          <w:bCs/>
          <w:sz w:val="26"/>
          <w:szCs w:val="26"/>
        </w:rPr>
      </w:pPr>
      <w:bookmarkStart w:id="1127" w:name="_Toc37241552"/>
      <w:bookmarkStart w:id="1128" w:name="_Toc38869534"/>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26</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sửa File đính kèm</w:t>
      </w:r>
      <w:bookmarkEnd w:id="1127"/>
      <w:bookmarkEnd w:id="1128"/>
    </w:p>
    <w:p w14:paraId="1513EBCA" w14:textId="77777777" w:rsidR="00722EBC" w:rsidRPr="003E245E" w:rsidRDefault="00722EBC" w:rsidP="00C63428">
      <w:pPr>
        <w:pStyle w:val="ListParagraph"/>
        <w:spacing w:after="160" w:line="256" w:lineRule="auto"/>
        <w:ind w:left="0" w:right="-284"/>
        <w:jc w:val="both"/>
        <w:rPr>
          <w:rFonts w:ascii="Times New Roman" w:hAnsi="Times New Roman" w:cs="Times New Roman"/>
          <w:bCs/>
          <w:sz w:val="26"/>
          <w:szCs w:val="26"/>
        </w:rPr>
      </w:pPr>
    </w:p>
    <w:p w14:paraId="2ED915CD" w14:textId="295216F5"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Xóa File đính kèm</w:t>
      </w:r>
    </w:p>
    <w:p w14:paraId="01CE5396" w14:textId="59FEBEA3" w:rsidR="00722EBC" w:rsidRPr="003E245E" w:rsidRDefault="00D17442" w:rsidP="00CD5BA3">
      <w:pPr>
        <w:pStyle w:val="ListParagraph"/>
        <w:keepNext/>
        <w:spacing w:after="160" w:line="256" w:lineRule="auto"/>
        <w:ind w:left="0" w:right="-284"/>
        <w:jc w:val="center"/>
        <w:rPr>
          <w:rFonts w:ascii="Times New Roman" w:hAnsi="Times New Roman" w:cs="Times New Roman"/>
          <w:bCs/>
          <w:sz w:val="26"/>
          <w:szCs w:val="26"/>
        </w:rPr>
        <w:pPrChange w:id="1129" w:author="Truong Viet" w:date="2020-05-15T01:02:00Z">
          <w:pPr>
            <w:pStyle w:val="ListParagraph"/>
            <w:keepNext/>
            <w:spacing w:after="160" w:line="256" w:lineRule="auto"/>
            <w:ind w:left="0" w:right="-284"/>
            <w:jc w:val="both"/>
          </w:pPr>
        </w:pPrChange>
      </w:pPr>
      <w:ins w:id="1130" w:author="Truong Viet" w:date="2020-05-15T01:01:00Z">
        <w:r>
          <w:rPr>
            <w:rFonts w:ascii="Times New Roman" w:hAnsi="Times New Roman" w:cs="Times New Roman"/>
            <w:bCs/>
            <w:noProof/>
            <w:sz w:val="26"/>
            <w:szCs w:val="26"/>
          </w:rPr>
          <w:lastRenderedPageBreak/>
          <w:drawing>
            <wp:inline distT="0" distB="0" distL="0" distR="0" wp14:anchorId="1CE44DF5" wp14:editId="05E32B3D">
              <wp:extent cx="3629025" cy="3343275"/>
              <wp:effectExtent l="0" t="0" r="9525" b="9525"/>
              <wp:docPr id="117402" name="Picture 11740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2" name="SQxoafile.png"/>
                      <pic:cNvPicPr/>
                    </pic:nvPicPr>
                    <pic:blipFill>
                      <a:blip r:embed="rId54">
                        <a:extLst>
                          <a:ext uri="{28A0092B-C50C-407E-A947-70E740481C1C}">
                            <a14:useLocalDpi xmlns:a14="http://schemas.microsoft.com/office/drawing/2010/main" val="0"/>
                          </a:ext>
                        </a:extLst>
                      </a:blip>
                      <a:stretch>
                        <a:fillRect/>
                      </a:stretch>
                    </pic:blipFill>
                    <pic:spPr>
                      <a:xfrm>
                        <a:off x="0" y="0"/>
                        <a:ext cx="3629025" cy="3343275"/>
                      </a:xfrm>
                      <a:prstGeom prst="rect">
                        <a:avLst/>
                      </a:prstGeom>
                    </pic:spPr>
                  </pic:pic>
                </a:graphicData>
              </a:graphic>
            </wp:inline>
          </w:drawing>
        </w:r>
      </w:ins>
      <w:del w:id="1131" w:author="Truong Viet" w:date="2020-05-15T00:58:00Z">
        <w:r w:rsidR="00C63428" w:rsidRPr="003E245E" w:rsidDel="006D484C">
          <w:rPr>
            <w:rFonts w:ascii="Times New Roman" w:hAnsi="Times New Roman" w:cs="Times New Roman"/>
            <w:bCs/>
            <w:noProof/>
            <w:sz w:val="26"/>
            <w:szCs w:val="26"/>
          </w:rPr>
          <w:drawing>
            <wp:inline distT="0" distB="0" distL="0" distR="0" wp14:anchorId="32129B36" wp14:editId="32C980D8">
              <wp:extent cx="5220335" cy="4808855"/>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xoafile.png"/>
                      <pic:cNvPicPr/>
                    </pic:nvPicPr>
                    <pic:blipFill>
                      <a:blip r:embed="rId55">
                        <a:extLst>
                          <a:ext uri="{28A0092B-C50C-407E-A947-70E740481C1C}">
                            <a14:useLocalDpi xmlns:a14="http://schemas.microsoft.com/office/drawing/2010/main" val="0"/>
                          </a:ext>
                        </a:extLst>
                      </a:blip>
                      <a:stretch>
                        <a:fillRect/>
                      </a:stretch>
                    </pic:blipFill>
                    <pic:spPr>
                      <a:xfrm>
                        <a:off x="0" y="0"/>
                        <a:ext cx="5220335" cy="4808855"/>
                      </a:xfrm>
                      <a:prstGeom prst="rect">
                        <a:avLst/>
                      </a:prstGeom>
                    </pic:spPr>
                  </pic:pic>
                </a:graphicData>
              </a:graphic>
            </wp:inline>
          </w:drawing>
        </w:r>
      </w:del>
    </w:p>
    <w:p w14:paraId="4D47804E" w14:textId="043BBEA5" w:rsidR="00C63428" w:rsidRPr="003E245E" w:rsidRDefault="00722EBC" w:rsidP="00E52F19">
      <w:pPr>
        <w:jc w:val="center"/>
        <w:rPr>
          <w:rFonts w:ascii="Times New Roman" w:hAnsi="Times New Roman" w:cs="Times New Roman"/>
          <w:bCs/>
          <w:sz w:val="26"/>
          <w:szCs w:val="26"/>
        </w:rPr>
      </w:pPr>
      <w:bookmarkStart w:id="1132" w:name="_Toc37241553"/>
      <w:bookmarkStart w:id="1133" w:name="_Toc38869535"/>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27</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Xóa file đính kèm</w:t>
      </w:r>
      <w:bookmarkEnd w:id="1132"/>
      <w:bookmarkEnd w:id="1133"/>
    </w:p>
    <w:p w14:paraId="3929AAF9" w14:textId="77777777" w:rsidR="00722EBC" w:rsidRPr="003E245E" w:rsidRDefault="00722EBC" w:rsidP="00C63428">
      <w:pPr>
        <w:pStyle w:val="ListParagraph"/>
        <w:spacing w:after="160" w:line="256" w:lineRule="auto"/>
        <w:ind w:left="0" w:right="-284"/>
        <w:jc w:val="both"/>
        <w:rPr>
          <w:rFonts w:ascii="Times New Roman" w:hAnsi="Times New Roman" w:cs="Times New Roman"/>
          <w:bCs/>
          <w:sz w:val="26"/>
          <w:szCs w:val="26"/>
        </w:rPr>
      </w:pPr>
    </w:p>
    <w:p w14:paraId="2F45AD62" w14:textId="6EA5C336"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thông tin học bổng của cố vấn học tập</w:t>
      </w:r>
    </w:p>
    <w:p w14:paraId="06E1FD45" w14:textId="1C08B228" w:rsidR="00722EBC" w:rsidRPr="003E245E" w:rsidRDefault="00D17442" w:rsidP="00CD5BA3">
      <w:pPr>
        <w:pStyle w:val="ListParagraph"/>
        <w:keepNext/>
        <w:spacing w:after="160" w:line="256" w:lineRule="auto"/>
        <w:ind w:left="0" w:right="-284"/>
        <w:jc w:val="center"/>
        <w:rPr>
          <w:rFonts w:ascii="Times New Roman" w:hAnsi="Times New Roman" w:cs="Times New Roman"/>
          <w:bCs/>
          <w:sz w:val="26"/>
          <w:szCs w:val="26"/>
        </w:rPr>
        <w:pPrChange w:id="1134" w:author="Truong Viet" w:date="2020-05-15T01:02:00Z">
          <w:pPr>
            <w:pStyle w:val="ListParagraph"/>
            <w:keepNext/>
            <w:spacing w:after="160" w:line="256" w:lineRule="auto"/>
            <w:ind w:left="0" w:right="-284"/>
            <w:jc w:val="both"/>
          </w:pPr>
        </w:pPrChange>
      </w:pPr>
      <w:ins w:id="1135" w:author="Truong Viet" w:date="2020-05-15T01:01:00Z">
        <w:r>
          <w:rPr>
            <w:rFonts w:ascii="Times New Roman" w:hAnsi="Times New Roman" w:cs="Times New Roman"/>
            <w:bCs/>
            <w:noProof/>
            <w:sz w:val="26"/>
            <w:szCs w:val="26"/>
          </w:rPr>
          <w:drawing>
            <wp:inline distT="0" distB="0" distL="0" distR="0" wp14:anchorId="14A75EDB" wp14:editId="1CADF332">
              <wp:extent cx="3743325" cy="3343275"/>
              <wp:effectExtent l="0" t="0" r="9525" b="9525"/>
              <wp:docPr id="117403" name="Picture 11740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3" name="SQcvht.png"/>
                      <pic:cNvPicPr/>
                    </pic:nvPicPr>
                    <pic:blipFill>
                      <a:blip r:embed="rId56">
                        <a:extLst>
                          <a:ext uri="{28A0092B-C50C-407E-A947-70E740481C1C}">
                            <a14:useLocalDpi xmlns:a14="http://schemas.microsoft.com/office/drawing/2010/main" val="0"/>
                          </a:ext>
                        </a:extLst>
                      </a:blip>
                      <a:stretch>
                        <a:fillRect/>
                      </a:stretch>
                    </pic:blipFill>
                    <pic:spPr>
                      <a:xfrm>
                        <a:off x="0" y="0"/>
                        <a:ext cx="3743325" cy="3343275"/>
                      </a:xfrm>
                      <a:prstGeom prst="rect">
                        <a:avLst/>
                      </a:prstGeom>
                    </pic:spPr>
                  </pic:pic>
                </a:graphicData>
              </a:graphic>
            </wp:inline>
          </w:drawing>
        </w:r>
      </w:ins>
      <w:del w:id="1136" w:author="Truong Viet" w:date="2020-05-15T00:58:00Z">
        <w:r w:rsidR="00C63428" w:rsidRPr="003E245E" w:rsidDel="006D484C">
          <w:rPr>
            <w:rFonts w:ascii="Times New Roman" w:hAnsi="Times New Roman" w:cs="Times New Roman"/>
            <w:bCs/>
            <w:noProof/>
            <w:sz w:val="26"/>
            <w:szCs w:val="26"/>
          </w:rPr>
          <w:drawing>
            <wp:inline distT="0" distB="0" distL="0" distR="0" wp14:anchorId="70127CB7" wp14:editId="512A474C">
              <wp:extent cx="5220335" cy="4662170"/>
              <wp:effectExtent l="0" t="0" r="0" b="508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cvht.png"/>
                      <pic:cNvPicPr/>
                    </pic:nvPicPr>
                    <pic:blipFill>
                      <a:blip r:embed="rId57">
                        <a:extLst>
                          <a:ext uri="{28A0092B-C50C-407E-A947-70E740481C1C}">
                            <a14:useLocalDpi xmlns:a14="http://schemas.microsoft.com/office/drawing/2010/main" val="0"/>
                          </a:ext>
                        </a:extLst>
                      </a:blip>
                      <a:stretch>
                        <a:fillRect/>
                      </a:stretch>
                    </pic:blipFill>
                    <pic:spPr>
                      <a:xfrm>
                        <a:off x="0" y="0"/>
                        <a:ext cx="5220335" cy="4662170"/>
                      </a:xfrm>
                      <a:prstGeom prst="rect">
                        <a:avLst/>
                      </a:prstGeom>
                    </pic:spPr>
                  </pic:pic>
                </a:graphicData>
              </a:graphic>
            </wp:inline>
          </w:drawing>
        </w:r>
      </w:del>
    </w:p>
    <w:p w14:paraId="683EE1EE" w14:textId="4D57C745" w:rsidR="00C63428" w:rsidRPr="003E245E" w:rsidRDefault="00722EBC" w:rsidP="00E52F19">
      <w:pPr>
        <w:jc w:val="center"/>
        <w:rPr>
          <w:rFonts w:ascii="Times New Roman" w:hAnsi="Times New Roman" w:cs="Times New Roman"/>
          <w:bCs/>
          <w:sz w:val="26"/>
          <w:szCs w:val="26"/>
        </w:rPr>
      </w:pPr>
      <w:bookmarkStart w:id="1137" w:name="_Toc37241554"/>
      <w:bookmarkStart w:id="1138" w:name="_Toc38869536"/>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28</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thông tin học bổng của cố vấn học tập</w:t>
      </w:r>
      <w:bookmarkEnd w:id="1137"/>
      <w:bookmarkEnd w:id="1138"/>
    </w:p>
    <w:p w14:paraId="5E9EF719" w14:textId="77777777" w:rsidR="00722EBC" w:rsidRPr="003E245E" w:rsidRDefault="00722EBC" w:rsidP="00C63428">
      <w:pPr>
        <w:pStyle w:val="ListParagraph"/>
        <w:spacing w:after="160" w:line="256" w:lineRule="auto"/>
        <w:ind w:left="0" w:right="-284"/>
        <w:jc w:val="both"/>
        <w:rPr>
          <w:rFonts w:ascii="Times New Roman" w:hAnsi="Times New Roman" w:cs="Times New Roman"/>
          <w:bCs/>
          <w:sz w:val="26"/>
          <w:szCs w:val="26"/>
        </w:rPr>
      </w:pPr>
    </w:p>
    <w:p w14:paraId="49250500" w14:textId="735929B4" w:rsidR="00C63428" w:rsidRPr="003E245E" w:rsidRDefault="00C63428" w:rsidP="00395F54">
      <w:pPr>
        <w:pStyle w:val="ListParagraph"/>
        <w:numPr>
          <w:ilvl w:val="0"/>
          <w:numId w:val="2"/>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Trang thông tin học bổng của giáo vụ khoa</w:t>
      </w:r>
    </w:p>
    <w:p w14:paraId="0561EDB4" w14:textId="2F03E868" w:rsidR="00722EBC" w:rsidRPr="003E245E" w:rsidRDefault="00D17442" w:rsidP="00CD5BA3">
      <w:pPr>
        <w:keepNext/>
        <w:jc w:val="center"/>
        <w:rPr>
          <w:rFonts w:ascii="Times New Roman" w:hAnsi="Times New Roman" w:cs="Times New Roman"/>
          <w:bCs/>
          <w:sz w:val="26"/>
          <w:szCs w:val="26"/>
        </w:rPr>
        <w:pPrChange w:id="1139" w:author="Truong Viet" w:date="2020-05-15T01:02:00Z">
          <w:pPr>
            <w:keepNext/>
          </w:pPr>
        </w:pPrChange>
      </w:pPr>
      <w:ins w:id="1140" w:author="Truong Viet" w:date="2020-05-15T01:01:00Z">
        <w:r>
          <w:rPr>
            <w:rFonts w:ascii="Times New Roman" w:hAnsi="Times New Roman" w:cs="Times New Roman"/>
            <w:bCs/>
            <w:noProof/>
            <w:sz w:val="26"/>
            <w:szCs w:val="26"/>
          </w:rPr>
          <w:lastRenderedPageBreak/>
          <w:drawing>
            <wp:inline distT="0" distB="0" distL="0" distR="0" wp14:anchorId="43F79813" wp14:editId="516FAF97">
              <wp:extent cx="3743325" cy="3343275"/>
              <wp:effectExtent l="0" t="0" r="9525" b="9525"/>
              <wp:docPr id="117404" name="Picture 11740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4" name="SQgvk.png"/>
                      <pic:cNvPicPr/>
                    </pic:nvPicPr>
                    <pic:blipFill>
                      <a:blip r:embed="rId58">
                        <a:extLst>
                          <a:ext uri="{28A0092B-C50C-407E-A947-70E740481C1C}">
                            <a14:useLocalDpi xmlns:a14="http://schemas.microsoft.com/office/drawing/2010/main" val="0"/>
                          </a:ext>
                        </a:extLst>
                      </a:blip>
                      <a:stretch>
                        <a:fillRect/>
                      </a:stretch>
                    </pic:blipFill>
                    <pic:spPr>
                      <a:xfrm>
                        <a:off x="0" y="0"/>
                        <a:ext cx="3743325" cy="3343275"/>
                      </a:xfrm>
                      <a:prstGeom prst="rect">
                        <a:avLst/>
                      </a:prstGeom>
                    </pic:spPr>
                  </pic:pic>
                </a:graphicData>
              </a:graphic>
            </wp:inline>
          </w:drawing>
        </w:r>
      </w:ins>
      <w:del w:id="1141" w:author="Truong Viet" w:date="2020-05-15T00:58:00Z">
        <w:r w:rsidR="00C63428" w:rsidRPr="003E245E" w:rsidDel="006D484C">
          <w:rPr>
            <w:rFonts w:ascii="Times New Roman" w:hAnsi="Times New Roman" w:cs="Times New Roman"/>
            <w:bCs/>
            <w:noProof/>
            <w:sz w:val="26"/>
            <w:szCs w:val="26"/>
          </w:rPr>
          <w:drawing>
            <wp:inline distT="0" distB="0" distL="0" distR="0" wp14:anchorId="73AFF2AF" wp14:editId="77741FFA">
              <wp:extent cx="5220335" cy="4662170"/>
              <wp:effectExtent l="0" t="0" r="0" b="508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gvk.png"/>
                      <pic:cNvPicPr/>
                    </pic:nvPicPr>
                    <pic:blipFill>
                      <a:blip r:embed="rId59">
                        <a:extLst>
                          <a:ext uri="{28A0092B-C50C-407E-A947-70E740481C1C}">
                            <a14:useLocalDpi xmlns:a14="http://schemas.microsoft.com/office/drawing/2010/main" val="0"/>
                          </a:ext>
                        </a:extLst>
                      </a:blip>
                      <a:stretch>
                        <a:fillRect/>
                      </a:stretch>
                    </pic:blipFill>
                    <pic:spPr>
                      <a:xfrm>
                        <a:off x="0" y="0"/>
                        <a:ext cx="5220335" cy="4662170"/>
                      </a:xfrm>
                      <a:prstGeom prst="rect">
                        <a:avLst/>
                      </a:prstGeom>
                    </pic:spPr>
                  </pic:pic>
                </a:graphicData>
              </a:graphic>
            </wp:inline>
          </w:drawing>
        </w:r>
      </w:del>
    </w:p>
    <w:p w14:paraId="5792BFE6" w14:textId="6FAB1E35" w:rsidR="00C63428" w:rsidRPr="003E245E" w:rsidRDefault="00722EBC" w:rsidP="00E52F19">
      <w:pPr>
        <w:jc w:val="center"/>
        <w:rPr>
          <w:rFonts w:ascii="Times New Roman" w:hAnsi="Times New Roman" w:cs="Times New Roman"/>
          <w:bCs/>
          <w:sz w:val="26"/>
          <w:szCs w:val="26"/>
        </w:rPr>
      </w:pPr>
      <w:bookmarkStart w:id="1142" w:name="_Toc37241555"/>
      <w:bookmarkStart w:id="1143" w:name="_Toc38869537"/>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29</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Sơ đồ tuần tự thông tin học bổng của giáo vụ khoa</w:t>
      </w:r>
      <w:bookmarkEnd w:id="1142"/>
      <w:bookmarkEnd w:id="1143"/>
    </w:p>
    <w:p w14:paraId="485AA6BE" w14:textId="0DF6C695" w:rsidR="00DF5B11" w:rsidRPr="003E245E" w:rsidRDefault="00DF5B11" w:rsidP="003D4BE6">
      <w:pPr>
        <w:jc w:val="center"/>
        <w:rPr>
          <w:rFonts w:ascii="Times New Roman" w:hAnsi="Times New Roman" w:cs="Times New Roman"/>
          <w:bCs/>
          <w:sz w:val="26"/>
          <w:szCs w:val="26"/>
        </w:rPr>
      </w:pPr>
      <w:r w:rsidRPr="003E245E">
        <w:rPr>
          <w:rFonts w:ascii="Times New Roman" w:hAnsi="Times New Roman" w:cs="Times New Roman"/>
          <w:bCs/>
          <w:sz w:val="26"/>
          <w:szCs w:val="26"/>
        </w:rPr>
        <w:t>.</w:t>
      </w:r>
      <w:bookmarkEnd w:id="1102"/>
      <w:bookmarkEnd w:id="1103"/>
    </w:p>
    <w:p w14:paraId="340A8AE0" w14:textId="65C38A34" w:rsidR="00DF5B11" w:rsidRPr="003E245E" w:rsidRDefault="009B141E" w:rsidP="00DF5B11">
      <w:pPr>
        <w:pStyle w:val="ListParagraph"/>
        <w:ind w:left="0" w:right="-284"/>
        <w:jc w:val="both"/>
        <w:outlineLvl w:val="2"/>
        <w:rPr>
          <w:rFonts w:ascii="Times New Roman" w:hAnsi="Times New Roman" w:cs="Times New Roman"/>
          <w:b/>
          <w:sz w:val="26"/>
          <w:szCs w:val="26"/>
        </w:rPr>
      </w:pPr>
      <w:bookmarkStart w:id="1144" w:name="_Toc478472746"/>
      <w:bookmarkStart w:id="1145" w:name="_Toc478473938"/>
      <w:bookmarkStart w:id="1146" w:name="_Toc478474032"/>
      <w:bookmarkStart w:id="1147" w:name="_Toc478474097"/>
      <w:bookmarkStart w:id="1148" w:name="_Toc478474170"/>
      <w:bookmarkStart w:id="1149" w:name="_Toc478474343"/>
      <w:bookmarkStart w:id="1150" w:name="_Toc478474474"/>
      <w:bookmarkStart w:id="1151" w:name="_Toc478505524"/>
      <w:bookmarkStart w:id="1152" w:name="_Toc478590127"/>
      <w:bookmarkStart w:id="1153" w:name="_Toc40075665"/>
      <w:r>
        <w:rPr>
          <w:rFonts w:ascii="Times New Roman" w:hAnsi="Times New Roman" w:cs="Times New Roman"/>
          <w:b/>
          <w:sz w:val="26"/>
          <w:szCs w:val="26"/>
        </w:rPr>
        <w:t>3.2</w:t>
      </w:r>
      <w:r w:rsidR="00DF5B11" w:rsidRPr="003E245E">
        <w:rPr>
          <w:rFonts w:ascii="Times New Roman" w:hAnsi="Times New Roman" w:cs="Times New Roman"/>
          <w:b/>
          <w:sz w:val="26"/>
          <w:szCs w:val="26"/>
        </w:rPr>
        <w:t xml:space="preserve"> Thiết kế hệ thống</w:t>
      </w:r>
      <w:bookmarkEnd w:id="1144"/>
      <w:bookmarkEnd w:id="1145"/>
      <w:bookmarkEnd w:id="1146"/>
      <w:bookmarkEnd w:id="1147"/>
      <w:bookmarkEnd w:id="1148"/>
      <w:bookmarkEnd w:id="1149"/>
      <w:bookmarkEnd w:id="1150"/>
      <w:bookmarkEnd w:id="1151"/>
      <w:bookmarkEnd w:id="1152"/>
      <w:bookmarkEnd w:id="1153"/>
    </w:p>
    <w:p w14:paraId="78866DF4" w14:textId="77777777" w:rsidR="00DF5B11" w:rsidRPr="003E245E" w:rsidRDefault="00DF5B11" w:rsidP="00395F54">
      <w:pPr>
        <w:pStyle w:val="ListParagraph"/>
        <w:numPr>
          <w:ilvl w:val="0"/>
          <w:numId w:val="3"/>
        </w:numPr>
        <w:tabs>
          <w:tab w:val="left" w:pos="2127"/>
        </w:tabs>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Kiến trúc hệ thống</w:t>
      </w:r>
    </w:p>
    <w:p w14:paraId="64FAEE16" w14:textId="77777777" w:rsidR="00927D0B" w:rsidRPr="003E245E" w:rsidRDefault="00DF5B11" w:rsidP="00927D0B">
      <w:pPr>
        <w:keepNext/>
        <w:tabs>
          <w:tab w:val="left" w:pos="2127"/>
        </w:tabs>
        <w:ind w:right="-284"/>
        <w:jc w:val="both"/>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15123935" wp14:editId="772965F1">
            <wp:extent cx="5391510" cy="29761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ong-dan-cai-dat-codeigniter-theo-mo-hinh-mvc-1.png"/>
                    <pic:cNvPicPr/>
                  </pic:nvPicPr>
                  <pic:blipFill>
                    <a:blip r:embed="rId60">
                      <a:extLst>
                        <a:ext uri="{28A0092B-C50C-407E-A947-70E740481C1C}">
                          <a14:useLocalDpi xmlns:a14="http://schemas.microsoft.com/office/drawing/2010/main" val="0"/>
                        </a:ext>
                      </a:extLst>
                    </a:blip>
                    <a:stretch>
                      <a:fillRect/>
                    </a:stretch>
                  </pic:blipFill>
                  <pic:spPr>
                    <a:xfrm>
                      <a:off x="0" y="0"/>
                      <a:ext cx="5398459" cy="2979949"/>
                    </a:xfrm>
                    <a:prstGeom prst="rect">
                      <a:avLst/>
                    </a:prstGeom>
                  </pic:spPr>
                </pic:pic>
              </a:graphicData>
            </a:graphic>
          </wp:inline>
        </w:drawing>
      </w:r>
    </w:p>
    <w:p w14:paraId="07151D5D" w14:textId="6D371D3F"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154" w:name="_Toc35958723"/>
      <w:bookmarkStart w:id="1155" w:name="_Toc37241556"/>
      <w:bookmarkStart w:id="1156" w:name="_Toc38869538"/>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30</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Mô hình triển khai hệ thống.</w:t>
      </w:r>
      <w:bookmarkEnd w:id="1154"/>
      <w:bookmarkEnd w:id="1155"/>
      <w:bookmarkEnd w:id="1156"/>
    </w:p>
    <w:p w14:paraId="50143B78" w14:textId="77777777" w:rsidR="00DF5B11" w:rsidRPr="003E245E" w:rsidRDefault="00DF5B11" w:rsidP="00395F54">
      <w:pPr>
        <w:pStyle w:val="ListParagraph"/>
        <w:numPr>
          <w:ilvl w:val="0"/>
          <w:numId w:val="3"/>
        </w:numPr>
        <w:spacing w:after="160" w:line="256" w:lineRule="auto"/>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Mô hình triển khai trên Internet</w:t>
      </w:r>
    </w:p>
    <w:p w14:paraId="241D835B" w14:textId="77777777" w:rsidR="004C54AB" w:rsidRPr="003E245E" w:rsidRDefault="00DF5B11" w:rsidP="00671AE4">
      <w:pPr>
        <w:pStyle w:val="ListParagraph"/>
        <w:keepNext/>
        <w:ind w:left="0" w:right="-284"/>
        <w:jc w:val="both"/>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0A38B787" wp14:editId="3CE57BF4">
            <wp:extent cx="5391510" cy="34568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_001.png"/>
                    <pic:cNvPicPr/>
                  </pic:nvPicPr>
                  <pic:blipFill>
                    <a:blip r:embed="rId61">
                      <a:extLst>
                        <a:ext uri="{28A0092B-C50C-407E-A947-70E740481C1C}">
                          <a14:useLocalDpi xmlns:a14="http://schemas.microsoft.com/office/drawing/2010/main" val="0"/>
                        </a:ext>
                      </a:extLst>
                    </a:blip>
                    <a:stretch>
                      <a:fillRect/>
                    </a:stretch>
                  </pic:blipFill>
                  <pic:spPr>
                    <a:xfrm>
                      <a:off x="0" y="0"/>
                      <a:ext cx="5387488" cy="3454318"/>
                    </a:xfrm>
                    <a:prstGeom prst="rect">
                      <a:avLst/>
                    </a:prstGeom>
                  </pic:spPr>
                </pic:pic>
              </a:graphicData>
            </a:graphic>
          </wp:inline>
        </w:drawing>
      </w:r>
    </w:p>
    <w:p w14:paraId="78DB8F0A" w14:textId="50A5E8D0" w:rsidR="00F74768" w:rsidRPr="003E245E" w:rsidRDefault="00F74768" w:rsidP="00F74768">
      <w:pPr>
        <w:pStyle w:val="Caption"/>
        <w:jc w:val="center"/>
        <w:rPr>
          <w:rFonts w:ascii="Times New Roman" w:hAnsi="Times New Roman" w:cs="Times New Roman"/>
          <w:bCs/>
          <w:i w:val="0"/>
          <w:iCs w:val="0"/>
          <w:color w:val="auto"/>
          <w:sz w:val="26"/>
          <w:szCs w:val="26"/>
        </w:rPr>
      </w:pPr>
      <w:bookmarkStart w:id="1157" w:name="_Toc35958724"/>
      <w:bookmarkStart w:id="1158" w:name="_Toc37241557"/>
      <w:bookmarkStart w:id="1159" w:name="_Toc38869539"/>
      <w:bookmarkStart w:id="1160" w:name="_Toc478472748"/>
      <w:bookmarkStart w:id="1161" w:name="_Toc478473940"/>
      <w:bookmarkStart w:id="1162" w:name="_Toc478474034"/>
      <w:bookmarkStart w:id="1163" w:name="_Toc478474099"/>
      <w:bookmarkStart w:id="1164" w:name="_Toc478474172"/>
      <w:bookmarkStart w:id="1165" w:name="_Toc478474345"/>
      <w:bookmarkStart w:id="1166" w:name="_Toc478474475"/>
      <w:bookmarkStart w:id="1167" w:name="_Toc478505526"/>
      <w:bookmarkStart w:id="1168" w:name="_Toc478590128"/>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31</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Mô hình triển khai trên Internet.</w:t>
      </w:r>
      <w:bookmarkEnd w:id="1157"/>
      <w:bookmarkEnd w:id="1158"/>
      <w:bookmarkEnd w:id="1159"/>
    </w:p>
    <w:p w14:paraId="65E30A11" w14:textId="75AB7575" w:rsidR="00DF5B11" w:rsidRPr="003E245E" w:rsidRDefault="00DF5B11" w:rsidP="00DF5B11">
      <w:pPr>
        <w:pStyle w:val="ListParagraph"/>
        <w:ind w:left="0" w:right="-284"/>
        <w:jc w:val="both"/>
        <w:outlineLvl w:val="2"/>
        <w:rPr>
          <w:rFonts w:ascii="Times New Roman" w:hAnsi="Times New Roman" w:cs="Times New Roman"/>
          <w:b/>
          <w:sz w:val="26"/>
          <w:szCs w:val="26"/>
        </w:rPr>
      </w:pPr>
      <w:bookmarkStart w:id="1169" w:name="_Toc40075666"/>
      <w:r w:rsidRPr="003E245E">
        <w:rPr>
          <w:rFonts w:ascii="Times New Roman" w:hAnsi="Times New Roman" w:cs="Times New Roman"/>
          <w:b/>
          <w:sz w:val="26"/>
          <w:szCs w:val="26"/>
        </w:rPr>
        <w:t>3.1.6 Thiết kế Cơ sở dữ liệu</w:t>
      </w:r>
      <w:bookmarkEnd w:id="1160"/>
      <w:bookmarkEnd w:id="1161"/>
      <w:bookmarkEnd w:id="1162"/>
      <w:bookmarkEnd w:id="1163"/>
      <w:bookmarkEnd w:id="1164"/>
      <w:bookmarkEnd w:id="1165"/>
      <w:bookmarkEnd w:id="1166"/>
      <w:bookmarkEnd w:id="1167"/>
      <w:bookmarkEnd w:id="1168"/>
      <w:bookmarkEnd w:id="1169"/>
    </w:p>
    <w:p w14:paraId="52062E4D" w14:textId="77777777" w:rsidR="00DF5B11" w:rsidRPr="003E245E" w:rsidRDefault="00DF5B11" w:rsidP="00DF5B11">
      <w:pPr>
        <w:pStyle w:val="ListParagraph"/>
        <w:ind w:left="0" w:right="-284"/>
        <w:jc w:val="both"/>
        <w:outlineLvl w:val="3"/>
        <w:rPr>
          <w:rFonts w:ascii="Times New Roman" w:hAnsi="Times New Roman" w:cs="Times New Roman"/>
          <w:b/>
          <w:sz w:val="26"/>
          <w:szCs w:val="26"/>
        </w:rPr>
      </w:pPr>
      <w:r w:rsidRPr="003E245E">
        <w:rPr>
          <w:rFonts w:ascii="Times New Roman" w:hAnsi="Times New Roman" w:cs="Times New Roman"/>
          <w:b/>
          <w:sz w:val="26"/>
          <w:szCs w:val="26"/>
        </w:rPr>
        <w:tab/>
      </w:r>
      <w:bookmarkStart w:id="1170" w:name="_Toc478472749"/>
      <w:bookmarkStart w:id="1171" w:name="_Toc478473941"/>
      <w:bookmarkStart w:id="1172" w:name="_Toc478474035"/>
      <w:bookmarkStart w:id="1173" w:name="_Toc478474100"/>
      <w:bookmarkStart w:id="1174" w:name="_Toc478474173"/>
      <w:bookmarkStart w:id="1175" w:name="_Toc478474346"/>
      <w:bookmarkStart w:id="1176" w:name="_Toc478505527"/>
      <w:r w:rsidRPr="003E245E">
        <w:rPr>
          <w:rFonts w:ascii="Times New Roman" w:hAnsi="Times New Roman" w:cs="Times New Roman"/>
          <w:b/>
          <w:sz w:val="26"/>
          <w:szCs w:val="26"/>
        </w:rPr>
        <w:t>3.1.6.2 Sơ đồ lớp</w:t>
      </w:r>
      <w:bookmarkEnd w:id="1170"/>
      <w:bookmarkEnd w:id="1171"/>
      <w:bookmarkEnd w:id="1172"/>
      <w:bookmarkEnd w:id="1173"/>
      <w:bookmarkEnd w:id="1174"/>
      <w:bookmarkEnd w:id="1175"/>
      <w:bookmarkEnd w:id="1176"/>
    </w:p>
    <w:p w14:paraId="1089D6CF" w14:textId="6D98B4D7" w:rsidR="004C54AB" w:rsidRPr="003E245E" w:rsidRDefault="00726629" w:rsidP="004C54AB">
      <w:pPr>
        <w:pStyle w:val="ListParagraph"/>
        <w:keepNext/>
        <w:ind w:left="0" w:right="-284"/>
        <w:jc w:val="both"/>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165E7AF8" wp14:editId="0DEE0F84">
            <wp:extent cx="5220335" cy="410146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png"/>
                    <pic:cNvPicPr/>
                  </pic:nvPicPr>
                  <pic:blipFill>
                    <a:blip r:embed="rId62">
                      <a:extLst>
                        <a:ext uri="{28A0092B-C50C-407E-A947-70E740481C1C}">
                          <a14:useLocalDpi xmlns:a14="http://schemas.microsoft.com/office/drawing/2010/main" val="0"/>
                        </a:ext>
                      </a:extLst>
                    </a:blip>
                    <a:stretch>
                      <a:fillRect/>
                    </a:stretch>
                  </pic:blipFill>
                  <pic:spPr>
                    <a:xfrm>
                      <a:off x="0" y="0"/>
                      <a:ext cx="5220335" cy="4101465"/>
                    </a:xfrm>
                    <a:prstGeom prst="rect">
                      <a:avLst/>
                    </a:prstGeom>
                  </pic:spPr>
                </pic:pic>
              </a:graphicData>
            </a:graphic>
          </wp:inline>
        </w:drawing>
      </w:r>
    </w:p>
    <w:p w14:paraId="6B323D70" w14:textId="76A539D7" w:rsidR="006227DB" w:rsidRPr="003E245E" w:rsidRDefault="00F74768" w:rsidP="00F74768">
      <w:pPr>
        <w:pStyle w:val="Caption"/>
        <w:jc w:val="center"/>
        <w:rPr>
          <w:rFonts w:ascii="Times New Roman" w:hAnsi="Times New Roman" w:cs="Times New Roman"/>
          <w:bCs/>
          <w:i w:val="0"/>
          <w:iCs w:val="0"/>
          <w:color w:val="auto"/>
          <w:sz w:val="26"/>
          <w:szCs w:val="26"/>
        </w:rPr>
      </w:pPr>
      <w:bookmarkStart w:id="1177" w:name="_Toc35958725"/>
      <w:bookmarkStart w:id="1178" w:name="_Toc37241558"/>
      <w:bookmarkStart w:id="1179" w:name="_Toc38869540"/>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i w:val="0"/>
          <w:iCs w:val="0"/>
          <w:color w:val="auto"/>
          <w:sz w:val="26"/>
          <w:szCs w:val="26"/>
        </w:rPr>
        <w:fldChar w:fldCharType="separate"/>
      </w:r>
      <w:r w:rsidR="003A460B">
        <w:rPr>
          <w:rFonts w:ascii="Times New Roman" w:hAnsi="Times New Roman" w:cs="Times New Roman"/>
          <w:bCs/>
          <w:i w:val="0"/>
          <w:iCs w:val="0"/>
          <w:noProof/>
          <w:color w:val="auto"/>
          <w:sz w:val="26"/>
          <w:szCs w:val="26"/>
        </w:rPr>
        <w:t>32</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Sơ đồ lớp.</w:t>
      </w:r>
      <w:bookmarkEnd w:id="1177"/>
      <w:bookmarkEnd w:id="1178"/>
      <w:bookmarkEnd w:id="1179"/>
    </w:p>
    <w:p w14:paraId="016BE1A2" w14:textId="77777777" w:rsidR="00DF5B11" w:rsidRPr="003E245E" w:rsidRDefault="00DF5B11" w:rsidP="00DF5B11">
      <w:pPr>
        <w:pStyle w:val="ListParagraph"/>
        <w:ind w:left="0" w:right="-284"/>
        <w:jc w:val="both"/>
        <w:outlineLvl w:val="3"/>
        <w:rPr>
          <w:rFonts w:ascii="Times New Roman" w:hAnsi="Times New Roman" w:cs="Times New Roman"/>
          <w:b/>
          <w:sz w:val="26"/>
          <w:szCs w:val="26"/>
        </w:rPr>
      </w:pPr>
      <w:r w:rsidRPr="003E245E">
        <w:rPr>
          <w:rFonts w:ascii="Times New Roman" w:hAnsi="Times New Roman" w:cs="Times New Roman"/>
          <w:b/>
          <w:sz w:val="26"/>
          <w:szCs w:val="26"/>
        </w:rPr>
        <w:lastRenderedPageBreak/>
        <w:tab/>
      </w:r>
      <w:bookmarkStart w:id="1180" w:name="_Toc478472750"/>
      <w:bookmarkStart w:id="1181" w:name="_Toc478473942"/>
      <w:bookmarkStart w:id="1182" w:name="_Toc478474036"/>
      <w:bookmarkStart w:id="1183" w:name="_Toc478474101"/>
      <w:bookmarkStart w:id="1184" w:name="_Toc478474174"/>
      <w:bookmarkStart w:id="1185" w:name="_Toc478474347"/>
      <w:bookmarkStart w:id="1186" w:name="_Toc478505528"/>
      <w:r w:rsidRPr="003E245E">
        <w:rPr>
          <w:rFonts w:ascii="Times New Roman" w:hAnsi="Times New Roman" w:cs="Times New Roman"/>
          <w:b/>
          <w:sz w:val="26"/>
          <w:szCs w:val="26"/>
        </w:rPr>
        <w:t>3.1.6.2 Sơ đồ dữ liệu quan hệ</w:t>
      </w:r>
      <w:bookmarkEnd w:id="1180"/>
      <w:bookmarkEnd w:id="1181"/>
      <w:bookmarkEnd w:id="1182"/>
      <w:bookmarkEnd w:id="1183"/>
      <w:bookmarkEnd w:id="1184"/>
      <w:bookmarkEnd w:id="1185"/>
      <w:bookmarkEnd w:id="1186"/>
    </w:p>
    <w:p w14:paraId="3AD13B8B" w14:textId="78889FEB" w:rsidR="004C54AB" w:rsidRPr="003E245E" w:rsidRDefault="00DF5B11" w:rsidP="004C54AB">
      <w:pPr>
        <w:pStyle w:val="ListParagraph"/>
        <w:keepNext/>
        <w:ind w:left="0" w:right="-284"/>
        <w:jc w:val="both"/>
        <w:rPr>
          <w:rFonts w:ascii="Times New Roman" w:hAnsi="Times New Roman" w:cs="Times New Roman"/>
          <w:bCs/>
          <w:sz w:val="26"/>
          <w:szCs w:val="26"/>
        </w:rPr>
      </w:pPr>
      <w:r w:rsidRPr="003E245E">
        <w:rPr>
          <w:rFonts w:ascii="Times New Roman" w:hAnsi="Times New Roman" w:cs="Times New Roman"/>
          <w:bCs/>
          <w:noProof/>
          <w:sz w:val="26"/>
          <w:szCs w:val="26"/>
        </w:rPr>
        <w:t xml:space="preserve"> </w:t>
      </w:r>
      <w:r w:rsidR="00726629" w:rsidRPr="003E245E">
        <w:rPr>
          <w:rFonts w:ascii="Times New Roman" w:hAnsi="Times New Roman" w:cs="Times New Roman"/>
          <w:bCs/>
          <w:noProof/>
          <w:sz w:val="26"/>
          <w:szCs w:val="26"/>
        </w:rPr>
        <w:drawing>
          <wp:inline distT="0" distB="0" distL="0" distR="0" wp14:anchorId="2C6BF6CB" wp14:editId="306501E2">
            <wp:extent cx="5220335" cy="55562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png"/>
                    <pic:cNvPicPr/>
                  </pic:nvPicPr>
                  <pic:blipFill>
                    <a:blip r:embed="rId63">
                      <a:extLst>
                        <a:ext uri="{28A0092B-C50C-407E-A947-70E740481C1C}">
                          <a14:useLocalDpi xmlns:a14="http://schemas.microsoft.com/office/drawing/2010/main" val="0"/>
                        </a:ext>
                      </a:extLst>
                    </a:blip>
                    <a:stretch>
                      <a:fillRect/>
                    </a:stretch>
                  </pic:blipFill>
                  <pic:spPr>
                    <a:xfrm>
                      <a:off x="0" y="0"/>
                      <a:ext cx="5220335" cy="5556250"/>
                    </a:xfrm>
                    <a:prstGeom prst="rect">
                      <a:avLst/>
                    </a:prstGeom>
                  </pic:spPr>
                </pic:pic>
              </a:graphicData>
            </a:graphic>
          </wp:inline>
        </w:drawing>
      </w:r>
    </w:p>
    <w:p w14:paraId="520BF856" w14:textId="58846837" w:rsidR="00DF5B11" w:rsidRPr="003E245E" w:rsidDel="00E26FB6" w:rsidRDefault="00F74768" w:rsidP="00F74768">
      <w:pPr>
        <w:pStyle w:val="Caption"/>
        <w:jc w:val="center"/>
        <w:rPr>
          <w:del w:id="1187" w:author="Hoang Anh" w:date="2020-05-11T15:01:00Z"/>
          <w:rFonts w:ascii="Times New Roman" w:hAnsi="Times New Roman" w:cs="Times New Roman"/>
          <w:bCs/>
          <w:i w:val="0"/>
          <w:iCs w:val="0"/>
          <w:color w:val="auto"/>
          <w:sz w:val="26"/>
          <w:szCs w:val="26"/>
        </w:rPr>
      </w:pPr>
      <w:bookmarkStart w:id="1188" w:name="_Toc35958726"/>
      <w:bookmarkStart w:id="1189" w:name="_Toc37241559"/>
      <w:bookmarkStart w:id="1190" w:name="_Toc38869541"/>
      <w:r w:rsidRPr="003E245E">
        <w:rPr>
          <w:rFonts w:ascii="Times New Roman" w:hAnsi="Times New Roman" w:cs="Times New Roman"/>
          <w:bCs/>
          <w:i w:val="0"/>
          <w:iCs w:val="0"/>
          <w:color w:val="auto"/>
          <w:sz w:val="26"/>
          <w:szCs w:val="26"/>
        </w:rPr>
        <w:t xml:space="preserve">Hình </w:t>
      </w:r>
      <w:r w:rsidRPr="003E245E">
        <w:rPr>
          <w:rFonts w:ascii="Times New Roman" w:hAnsi="Times New Roman" w:cs="Times New Roman"/>
          <w:bCs/>
          <w:sz w:val="26"/>
          <w:szCs w:val="26"/>
        </w:rPr>
        <w:fldChar w:fldCharType="begin"/>
      </w:r>
      <w:r w:rsidRPr="003E245E">
        <w:rPr>
          <w:rFonts w:ascii="Times New Roman" w:hAnsi="Times New Roman" w:cs="Times New Roman"/>
          <w:bCs/>
          <w:i w:val="0"/>
          <w:iCs w:val="0"/>
          <w:color w:val="auto"/>
          <w:sz w:val="26"/>
          <w:szCs w:val="26"/>
        </w:rPr>
        <w:instrText xml:space="preserve"> SEQ Hình \* ARABIC </w:instrText>
      </w:r>
      <w:r w:rsidRPr="003E245E">
        <w:rPr>
          <w:rFonts w:ascii="Times New Roman" w:hAnsi="Times New Roman" w:cs="Times New Roman"/>
          <w:bCs/>
          <w:sz w:val="26"/>
          <w:szCs w:val="26"/>
        </w:rPr>
        <w:fldChar w:fldCharType="separate"/>
      </w:r>
      <w:r w:rsidR="003A460B">
        <w:rPr>
          <w:rFonts w:ascii="Times New Roman" w:hAnsi="Times New Roman" w:cs="Times New Roman"/>
          <w:bCs/>
          <w:i w:val="0"/>
          <w:iCs w:val="0"/>
          <w:noProof/>
          <w:color w:val="auto"/>
          <w:sz w:val="26"/>
          <w:szCs w:val="26"/>
        </w:rPr>
        <w:t>33</w:t>
      </w:r>
      <w:r w:rsidRPr="003E245E">
        <w:rPr>
          <w:rFonts w:ascii="Times New Roman" w:hAnsi="Times New Roman" w:cs="Times New Roman"/>
          <w:bCs/>
          <w:sz w:val="26"/>
          <w:szCs w:val="26"/>
        </w:rPr>
        <w:fldChar w:fldCharType="end"/>
      </w:r>
      <w:r w:rsidRPr="003E245E">
        <w:rPr>
          <w:rFonts w:ascii="Times New Roman" w:hAnsi="Times New Roman" w:cs="Times New Roman"/>
          <w:bCs/>
          <w:i w:val="0"/>
          <w:iCs w:val="0"/>
          <w:color w:val="auto"/>
          <w:sz w:val="26"/>
          <w:szCs w:val="26"/>
        </w:rPr>
        <w:t>. Sơ đồ dữ liệu quan hệ</w:t>
      </w:r>
      <w:bookmarkEnd w:id="1188"/>
      <w:bookmarkEnd w:id="1189"/>
      <w:bookmarkEnd w:id="1190"/>
    </w:p>
    <w:p w14:paraId="3042D352" w14:textId="77777777" w:rsidR="00DF5B11" w:rsidRPr="003E245E" w:rsidDel="00E26FB6" w:rsidRDefault="00DF5B11" w:rsidP="00DF5B11">
      <w:pPr>
        <w:ind w:right="-284"/>
        <w:jc w:val="both"/>
        <w:rPr>
          <w:del w:id="1191" w:author="Hoang Anh" w:date="2020-05-11T15:01:00Z"/>
          <w:rFonts w:ascii="Times New Roman" w:hAnsi="Times New Roman" w:cs="Times New Roman"/>
          <w:bCs/>
          <w:sz w:val="26"/>
          <w:szCs w:val="26"/>
        </w:rPr>
      </w:pPr>
    </w:p>
    <w:p w14:paraId="0EB1CB4E" w14:textId="77777777" w:rsidR="006227DB" w:rsidRPr="003E245E" w:rsidDel="00E26FB6" w:rsidRDefault="006227DB" w:rsidP="00DF5B11">
      <w:pPr>
        <w:ind w:right="-284"/>
        <w:jc w:val="both"/>
        <w:rPr>
          <w:del w:id="1192" w:author="Hoang Anh" w:date="2020-05-11T15:01:00Z"/>
          <w:rFonts w:ascii="Times New Roman" w:hAnsi="Times New Roman" w:cs="Times New Roman"/>
          <w:bCs/>
          <w:sz w:val="26"/>
          <w:szCs w:val="26"/>
        </w:rPr>
      </w:pPr>
    </w:p>
    <w:p w14:paraId="55D132FF" w14:textId="77777777" w:rsidR="006227DB" w:rsidRPr="003E245E" w:rsidRDefault="006227DB">
      <w:pPr>
        <w:pStyle w:val="Caption"/>
        <w:jc w:val="center"/>
        <w:pPrChange w:id="1193" w:author="Hoang Anh" w:date="2020-05-11T15:01:00Z">
          <w:pPr>
            <w:ind w:right="-284"/>
            <w:jc w:val="both"/>
          </w:pPr>
        </w:pPrChange>
      </w:pPr>
    </w:p>
    <w:p w14:paraId="559E3B4D" w14:textId="77777777" w:rsidR="00DF5B11" w:rsidRPr="003E245E" w:rsidRDefault="00DF5B11" w:rsidP="006227DB">
      <w:pPr>
        <w:pStyle w:val="ListParagraph"/>
        <w:ind w:left="0" w:right="-284"/>
        <w:jc w:val="both"/>
        <w:outlineLvl w:val="2"/>
        <w:rPr>
          <w:rFonts w:ascii="Times New Roman" w:hAnsi="Times New Roman" w:cs="Times New Roman"/>
          <w:b/>
          <w:color w:val="000000" w:themeColor="text1"/>
          <w:sz w:val="26"/>
          <w:szCs w:val="26"/>
        </w:rPr>
      </w:pPr>
      <w:bookmarkStart w:id="1194" w:name="_Toc478472751"/>
      <w:bookmarkStart w:id="1195" w:name="_Toc478473943"/>
      <w:bookmarkStart w:id="1196" w:name="_Toc478474037"/>
      <w:bookmarkStart w:id="1197" w:name="_Toc478474102"/>
      <w:bookmarkStart w:id="1198" w:name="_Toc478474175"/>
      <w:bookmarkStart w:id="1199" w:name="_Toc478474348"/>
      <w:bookmarkStart w:id="1200" w:name="_Toc478474476"/>
      <w:bookmarkStart w:id="1201" w:name="_Toc478505529"/>
      <w:bookmarkStart w:id="1202" w:name="_Toc478590129"/>
      <w:bookmarkStart w:id="1203" w:name="_Toc40075667"/>
      <w:r w:rsidRPr="003E245E">
        <w:rPr>
          <w:rFonts w:ascii="Times New Roman" w:hAnsi="Times New Roman" w:cs="Times New Roman"/>
          <w:b/>
          <w:color w:val="000000" w:themeColor="text1"/>
          <w:sz w:val="26"/>
          <w:szCs w:val="26"/>
        </w:rPr>
        <w:t>3.1.7 Mô tả các bảng cở sở dữ liệu</w:t>
      </w:r>
      <w:bookmarkEnd w:id="1194"/>
      <w:bookmarkEnd w:id="1195"/>
      <w:bookmarkEnd w:id="1196"/>
      <w:bookmarkEnd w:id="1197"/>
      <w:bookmarkEnd w:id="1198"/>
      <w:bookmarkEnd w:id="1199"/>
      <w:bookmarkEnd w:id="1200"/>
      <w:bookmarkEnd w:id="1201"/>
      <w:bookmarkEnd w:id="1202"/>
      <w:bookmarkEnd w:id="1203"/>
    </w:p>
    <w:p w14:paraId="3255CA92" w14:textId="666A2A1D" w:rsidR="00DF5B11" w:rsidRPr="003E245E" w:rsidRDefault="00DF5B11" w:rsidP="00DF5B11">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 xml:space="preserve"> </w:t>
      </w:r>
      <w:r w:rsidRPr="003E245E">
        <w:rPr>
          <w:rFonts w:ascii="Times New Roman" w:hAnsi="Times New Roman" w:cs="Times New Roman"/>
          <w:bCs/>
          <w:sz w:val="26"/>
          <w:szCs w:val="26"/>
        </w:rPr>
        <w:tab/>
        <w:t xml:space="preserve">Bảng </w:t>
      </w:r>
      <w:r w:rsidR="003A44B9" w:rsidRPr="003E245E">
        <w:rPr>
          <w:rFonts w:ascii="Times New Roman" w:hAnsi="Times New Roman" w:cs="Times New Roman"/>
          <w:bCs/>
          <w:sz w:val="26"/>
          <w:szCs w:val="26"/>
        </w:rPr>
        <w:t>học bổng</w:t>
      </w:r>
    </w:p>
    <w:p w14:paraId="20491576" w14:textId="79164CC5"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204" w:name="_Toc35958734"/>
      <w:bookmarkStart w:id="1205" w:name="_Toc37241637"/>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7</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học bổng</w:t>
      </w:r>
      <w:bookmarkEnd w:id="1204"/>
      <w:bookmarkEnd w:id="1205"/>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DF5B11" w:rsidRPr="003E245E" w14:paraId="34A5ED71" w14:textId="77777777" w:rsidTr="006227DB">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2EC92237"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7532635B"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291A8FEC"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7B101FEE"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DF5B11" w:rsidRPr="003E245E" w14:paraId="4FDB0AAB"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5C92C4D1"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46E69C1E" wp14:editId="18000C3C">
                      <wp:extent cx="108204" cy="108966"/>
                      <wp:effectExtent l="0" t="0" r="0" b="0"/>
                      <wp:docPr id="108578"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117387"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464"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4040AB8D"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" path="m,l107442,r,108204l,108204,,e" fillcolor="black" stroked="f" strokeweight="0">
                        <v:stroke miterlimit="83231f" joinstyle="miter"/>
                        <v:path arrowok="t" textboxrect="0,0,107442,1082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05956BAF"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5050BF50"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44C83661" w14:textId="285F8EDC" w:rsidR="00DF5B11" w:rsidRPr="003E245E" w:rsidRDefault="00DF5B11" w:rsidP="006227DB">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 xml:space="preserve">Mã </w:t>
            </w:r>
            <w:r w:rsidR="003A44B9" w:rsidRPr="003E245E">
              <w:rPr>
                <w:rFonts w:ascii="Times New Roman" w:hAnsi="Times New Roman" w:cs="Times New Roman"/>
                <w:bCs/>
                <w:sz w:val="26"/>
                <w:szCs w:val="26"/>
              </w:rPr>
              <w:t>ID của học bổng</w:t>
            </w:r>
            <w:r w:rsidRPr="003E245E">
              <w:rPr>
                <w:rFonts w:ascii="Times New Roman" w:hAnsi="Times New Roman" w:cs="Times New Roman"/>
                <w:bCs/>
                <w:sz w:val="26"/>
                <w:szCs w:val="26"/>
              </w:rPr>
              <w:t xml:space="preserve">, tự động tăng. </w:t>
            </w:r>
          </w:p>
        </w:tc>
      </w:tr>
      <w:tr w:rsidR="003A44B9" w:rsidRPr="003E245E" w14:paraId="2C150549"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2B95D3BB" w14:textId="77777777" w:rsidR="003A44B9" w:rsidRPr="003E245E" w:rsidRDefault="003A44B9" w:rsidP="003A44B9">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2DE86C19" w14:textId="16CDDD0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mahb</w:t>
            </w:r>
          </w:p>
        </w:tc>
        <w:tc>
          <w:tcPr>
            <w:tcW w:w="1984" w:type="dxa"/>
            <w:tcBorders>
              <w:top w:val="single" w:sz="4" w:space="0" w:color="7F7F7F"/>
              <w:left w:val="single" w:sz="4" w:space="0" w:color="7F7F7F"/>
              <w:bottom w:val="single" w:sz="4" w:space="0" w:color="7F7F7F"/>
              <w:right w:val="single" w:sz="4" w:space="0" w:color="7F7F7F"/>
            </w:tcBorders>
          </w:tcPr>
          <w:p w14:paraId="4887D9A4" w14:textId="79853DFC"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 xml:space="preserve">Varchar(255) </w:t>
            </w:r>
          </w:p>
        </w:tc>
        <w:tc>
          <w:tcPr>
            <w:tcW w:w="3981" w:type="dxa"/>
            <w:tcBorders>
              <w:top w:val="single" w:sz="4" w:space="0" w:color="7F7F7F"/>
              <w:left w:val="single" w:sz="4" w:space="0" w:color="7F7F7F"/>
              <w:bottom w:val="single" w:sz="4" w:space="0" w:color="7F7F7F"/>
              <w:right w:val="single" w:sz="2" w:space="0" w:color="7F7F7F"/>
            </w:tcBorders>
          </w:tcPr>
          <w:p w14:paraId="1EB54B43" w14:textId="4470E6B5" w:rsidR="003A44B9" w:rsidRPr="003E245E" w:rsidRDefault="003A44B9" w:rsidP="003A44B9">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Mã học bổng</w:t>
            </w:r>
          </w:p>
        </w:tc>
      </w:tr>
      <w:tr w:rsidR="003A44B9" w:rsidRPr="003E245E" w14:paraId="22A0189F" w14:textId="77777777" w:rsidTr="006227DB">
        <w:trPr>
          <w:trHeight w:val="520"/>
        </w:trPr>
        <w:tc>
          <w:tcPr>
            <w:tcW w:w="543" w:type="dxa"/>
            <w:tcBorders>
              <w:top w:val="single" w:sz="4" w:space="0" w:color="7F7F7F"/>
              <w:left w:val="single" w:sz="4" w:space="0" w:color="7F7F7F"/>
              <w:bottom w:val="single" w:sz="4" w:space="0" w:color="7F7F7F"/>
              <w:right w:val="single" w:sz="4" w:space="0" w:color="7F7F7F"/>
            </w:tcBorders>
          </w:tcPr>
          <w:p w14:paraId="21351D63"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0DB51B96" w14:textId="16C3961B"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tenhb</w:t>
            </w:r>
          </w:p>
        </w:tc>
        <w:tc>
          <w:tcPr>
            <w:tcW w:w="1984" w:type="dxa"/>
            <w:tcBorders>
              <w:top w:val="single" w:sz="4" w:space="0" w:color="7F7F7F"/>
              <w:left w:val="single" w:sz="4" w:space="0" w:color="7F7F7F"/>
              <w:bottom w:val="single" w:sz="4" w:space="0" w:color="7F7F7F"/>
              <w:right w:val="single" w:sz="4" w:space="0" w:color="7F7F7F"/>
            </w:tcBorders>
          </w:tcPr>
          <w:p w14:paraId="77EFFAF1"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 xml:space="preserve">Varchar(255) </w:t>
            </w:r>
          </w:p>
        </w:tc>
        <w:tc>
          <w:tcPr>
            <w:tcW w:w="3981" w:type="dxa"/>
            <w:tcBorders>
              <w:top w:val="single" w:sz="4" w:space="0" w:color="7F7F7F"/>
              <w:left w:val="single" w:sz="4" w:space="0" w:color="7F7F7F"/>
              <w:bottom w:val="single" w:sz="4" w:space="0" w:color="7F7F7F"/>
              <w:right w:val="single" w:sz="2" w:space="0" w:color="7F7F7F"/>
            </w:tcBorders>
          </w:tcPr>
          <w:p w14:paraId="4C7AEB42" w14:textId="7A5E5776" w:rsidR="003A44B9" w:rsidRPr="003E245E" w:rsidRDefault="003A44B9" w:rsidP="003A44B9">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 xml:space="preserve">Tên học bổng. </w:t>
            </w:r>
          </w:p>
        </w:tc>
      </w:tr>
      <w:tr w:rsidR="003A44B9" w:rsidRPr="003E245E" w14:paraId="3FB5E5A0"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72DD56D6"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30595018" w14:textId="0666B7A8"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tendvtt</w:t>
            </w:r>
          </w:p>
        </w:tc>
        <w:tc>
          <w:tcPr>
            <w:tcW w:w="1984" w:type="dxa"/>
            <w:tcBorders>
              <w:top w:val="single" w:sz="4" w:space="0" w:color="7F7F7F"/>
              <w:left w:val="single" w:sz="4" w:space="0" w:color="7F7F7F"/>
              <w:bottom w:val="single" w:sz="4" w:space="0" w:color="7F7F7F"/>
              <w:right w:val="single" w:sz="4" w:space="0" w:color="7F7F7F"/>
            </w:tcBorders>
          </w:tcPr>
          <w:p w14:paraId="6D628866"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Varchar(255)</w:t>
            </w:r>
          </w:p>
        </w:tc>
        <w:tc>
          <w:tcPr>
            <w:tcW w:w="3981" w:type="dxa"/>
            <w:tcBorders>
              <w:top w:val="single" w:sz="4" w:space="0" w:color="7F7F7F"/>
              <w:left w:val="single" w:sz="4" w:space="0" w:color="7F7F7F"/>
              <w:bottom w:val="single" w:sz="4" w:space="0" w:color="7F7F7F"/>
              <w:right w:val="single" w:sz="2" w:space="0" w:color="7F7F7F"/>
            </w:tcBorders>
          </w:tcPr>
          <w:p w14:paraId="7817AF88" w14:textId="3C05237D" w:rsidR="003A44B9" w:rsidRPr="003E245E" w:rsidRDefault="003A44B9" w:rsidP="003A44B9">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Tên đơn vị tài trợ</w:t>
            </w:r>
          </w:p>
        </w:tc>
      </w:tr>
      <w:tr w:rsidR="003A44B9" w:rsidRPr="003E245E" w14:paraId="49C57B4D"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29C0D56F"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65C8BED1" w14:textId="4859119F"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idhockynamhoc</w:t>
            </w:r>
          </w:p>
        </w:tc>
        <w:tc>
          <w:tcPr>
            <w:tcW w:w="1984" w:type="dxa"/>
            <w:tcBorders>
              <w:top w:val="single" w:sz="4" w:space="0" w:color="7F7F7F"/>
              <w:left w:val="single" w:sz="4" w:space="0" w:color="7F7F7F"/>
              <w:bottom w:val="single" w:sz="4" w:space="0" w:color="7F7F7F"/>
              <w:right w:val="single" w:sz="4" w:space="0" w:color="7F7F7F"/>
            </w:tcBorders>
          </w:tcPr>
          <w:p w14:paraId="614D3A4E" w14:textId="3AEE85AD"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 (11)</w:t>
            </w:r>
          </w:p>
        </w:tc>
        <w:tc>
          <w:tcPr>
            <w:tcW w:w="3981" w:type="dxa"/>
            <w:tcBorders>
              <w:top w:val="single" w:sz="4" w:space="0" w:color="7F7F7F"/>
              <w:left w:val="single" w:sz="4" w:space="0" w:color="7F7F7F"/>
              <w:bottom w:val="single" w:sz="4" w:space="0" w:color="7F7F7F"/>
              <w:right w:val="single" w:sz="2" w:space="0" w:color="7F7F7F"/>
            </w:tcBorders>
          </w:tcPr>
          <w:p w14:paraId="6AC2AF21" w14:textId="6D0B5D56" w:rsidR="003A44B9" w:rsidRPr="003E245E" w:rsidRDefault="003A44B9" w:rsidP="003A44B9">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Mã ID của Học kỳ năm học</w:t>
            </w:r>
          </w:p>
        </w:tc>
      </w:tr>
      <w:tr w:rsidR="003A44B9" w:rsidRPr="003E245E" w14:paraId="0ACBDE38"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5A9BBFCB"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2419A584" w14:textId="01B3B40E"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gthb</w:t>
            </w:r>
          </w:p>
        </w:tc>
        <w:tc>
          <w:tcPr>
            <w:tcW w:w="1984" w:type="dxa"/>
            <w:tcBorders>
              <w:top w:val="single" w:sz="4" w:space="0" w:color="7F7F7F"/>
              <w:left w:val="single" w:sz="4" w:space="0" w:color="7F7F7F"/>
              <w:bottom w:val="single" w:sz="4" w:space="0" w:color="7F7F7F"/>
              <w:right w:val="single" w:sz="4" w:space="0" w:color="7F7F7F"/>
            </w:tcBorders>
          </w:tcPr>
          <w:p w14:paraId="06EF7978" w14:textId="6F929F2B"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 (11)</w:t>
            </w:r>
          </w:p>
        </w:tc>
        <w:tc>
          <w:tcPr>
            <w:tcW w:w="3981" w:type="dxa"/>
            <w:tcBorders>
              <w:top w:val="single" w:sz="4" w:space="0" w:color="7F7F7F"/>
              <w:left w:val="single" w:sz="4" w:space="0" w:color="7F7F7F"/>
              <w:bottom w:val="single" w:sz="4" w:space="0" w:color="7F7F7F"/>
              <w:right w:val="single" w:sz="2" w:space="0" w:color="7F7F7F"/>
            </w:tcBorders>
          </w:tcPr>
          <w:p w14:paraId="2C13B322" w14:textId="2C5918FB" w:rsidR="003A44B9" w:rsidRPr="003E245E" w:rsidRDefault="003A44B9" w:rsidP="003A44B9">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Giá trị học bổng</w:t>
            </w:r>
          </w:p>
        </w:tc>
      </w:tr>
      <w:tr w:rsidR="003A44B9" w:rsidRPr="003E245E" w14:paraId="2C1065D3"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27B18D20"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617FD64C" w14:textId="3698DE9A"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soluong</w:t>
            </w:r>
          </w:p>
        </w:tc>
        <w:tc>
          <w:tcPr>
            <w:tcW w:w="1984" w:type="dxa"/>
            <w:tcBorders>
              <w:top w:val="single" w:sz="4" w:space="0" w:color="7F7F7F"/>
              <w:left w:val="single" w:sz="4" w:space="0" w:color="7F7F7F"/>
              <w:bottom w:val="single" w:sz="4" w:space="0" w:color="7F7F7F"/>
              <w:right w:val="single" w:sz="4" w:space="0" w:color="7F7F7F"/>
            </w:tcBorders>
          </w:tcPr>
          <w:p w14:paraId="004CFB01" w14:textId="6CAC896E"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Tinyint (4)</w:t>
            </w:r>
          </w:p>
        </w:tc>
        <w:tc>
          <w:tcPr>
            <w:tcW w:w="3981" w:type="dxa"/>
            <w:tcBorders>
              <w:top w:val="single" w:sz="4" w:space="0" w:color="7F7F7F"/>
              <w:left w:val="single" w:sz="4" w:space="0" w:color="7F7F7F"/>
              <w:bottom w:val="single" w:sz="4" w:space="0" w:color="7F7F7F"/>
              <w:right w:val="single" w:sz="2" w:space="0" w:color="7F7F7F"/>
            </w:tcBorders>
          </w:tcPr>
          <w:p w14:paraId="2445FD3A" w14:textId="0AA1E4D4" w:rsidR="003A44B9" w:rsidRPr="003E245E" w:rsidRDefault="003A44B9" w:rsidP="003A44B9">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Số lượng học bổng</w:t>
            </w:r>
          </w:p>
        </w:tc>
      </w:tr>
      <w:tr w:rsidR="003A44B9" w:rsidRPr="003E245E" w14:paraId="4D368B82"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4036F049"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6ACED19"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0310A3FD"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306FD476" w14:textId="77777777" w:rsidR="003A44B9" w:rsidRPr="003E245E" w:rsidRDefault="003A44B9" w:rsidP="003A44B9">
            <w:pPr>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3A44B9" w:rsidRPr="003E245E" w14:paraId="6CB53C7F"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4092E680"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5EA18208"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update_at</w:t>
            </w:r>
          </w:p>
        </w:tc>
        <w:tc>
          <w:tcPr>
            <w:tcW w:w="1984" w:type="dxa"/>
            <w:tcBorders>
              <w:top w:val="single" w:sz="4" w:space="0" w:color="7F7F7F"/>
              <w:left w:val="single" w:sz="4" w:space="0" w:color="7F7F7F"/>
              <w:bottom w:val="single" w:sz="4" w:space="0" w:color="7F7F7F"/>
              <w:right w:val="single" w:sz="4" w:space="0" w:color="7F7F7F"/>
            </w:tcBorders>
          </w:tcPr>
          <w:p w14:paraId="75065C52"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1010B9D1" w14:textId="77777777" w:rsidR="003A44B9" w:rsidRPr="003E245E" w:rsidRDefault="003A44B9" w:rsidP="003A44B9">
            <w:pPr>
              <w:keepNext/>
              <w:spacing w:line="259" w:lineRule="auto"/>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7FDECF77" w14:textId="77777777" w:rsidR="00DF5B11" w:rsidRPr="003E245E" w:rsidRDefault="00DF5B11" w:rsidP="00DF5B11">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r>
    </w:p>
    <w:p w14:paraId="21CA07D6" w14:textId="32186D2D" w:rsidR="00DF5B11" w:rsidRPr="003E245E" w:rsidRDefault="00DF5B11" w:rsidP="00DF5B11">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t xml:space="preserve">Bảng </w:t>
      </w:r>
      <w:r w:rsidR="003A44B9" w:rsidRPr="003E245E">
        <w:rPr>
          <w:rFonts w:ascii="Times New Roman" w:hAnsi="Times New Roman" w:cs="Times New Roman"/>
          <w:bCs/>
          <w:sz w:val="26"/>
          <w:szCs w:val="26"/>
        </w:rPr>
        <w:t>Phạm vi học bổng</w:t>
      </w:r>
    </w:p>
    <w:p w14:paraId="4777F214" w14:textId="1699B83D" w:rsidR="00F74768" w:rsidRPr="003E245E" w:rsidRDefault="00F74768" w:rsidP="00F74768">
      <w:pPr>
        <w:pStyle w:val="Caption"/>
        <w:jc w:val="center"/>
        <w:rPr>
          <w:rFonts w:ascii="Times New Roman" w:hAnsi="Times New Roman" w:cs="Times New Roman"/>
          <w:bCs/>
          <w:i w:val="0"/>
          <w:iCs w:val="0"/>
          <w:color w:val="auto"/>
          <w:sz w:val="26"/>
          <w:szCs w:val="26"/>
        </w:rPr>
      </w:pPr>
      <w:bookmarkStart w:id="1206" w:name="_Toc35958735"/>
      <w:bookmarkStart w:id="1207" w:name="_Toc37241638"/>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8</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Phạm vi học bổng</w:t>
      </w:r>
      <w:bookmarkEnd w:id="1206"/>
      <w:bookmarkEnd w:id="1207"/>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DF5B11" w:rsidRPr="003E245E" w14:paraId="64D34CD4" w14:textId="77777777" w:rsidTr="006227DB">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094FAFC6"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51170609"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7B4F6F91"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317807E3"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DF5B11" w:rsidRPr="003E245E" w14:paraId="5FA269C4"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19375828"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54E20B66" wp14:editId="7EDC2B55">
                      <wp:extent cx="108204" cy="108966"/>
                      <wp:effectExtent l="0" t="0" r="0" b="0"/>
                      <wp:docPr id="117376"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117377"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378"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689D2248"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" path="m,l107442,r,108204l,108204,,e" fillcolor="black" stroked="f" strokeweight="0">
                        <v:stroke miterlimit="83231f" joinstyle="miter"/>
                        <v:path arrowok="t" textboxrect="0,0,107442,108204"/>
                      </v:sha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7B3DA2A9"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06962D13"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4A4BF929" w14:textId="74874E5B" w:rsidR="00DF5B11" w:rsidRPr="003E245E" w:rsidRDefault="00DF5B11"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 xml:space="preserve">Mã </w:t>
            </w:r>
            <w:r w:rsidR="003A44B9" w:rsidRPr="003E245E">
              <w:rPr>
                <w:rFonts w:ascii="Times New Roman" w:hAnsi="Times New Roman" w:cs="Times New Roman"/>
                <w:bCs/>
                <w:sz w:val="26"/>
                <w:szCs w:val="26"/>
              </w:rPr>
              <w:t>phạm vi</w:t>
            </w:r>
            <w:r w:rsidRPr="003E245E">
              <w:rPr>
                <w:rFonts w:ascii="Times New Roman" w:hAnsi="Times New Roman" w:cs="Times New Roman"/>
                <w:bCs/>
                <w:sz w:val="26"/>
                <w:szCs w:val="26"/>
              </w:rPr>
              <w:t xml:space="preserve"> của hệ thống, tự động tăng. </w:t>
            </w:r>
          </w:p>
        </w:tc>
      </w:tr>
      <w:tr w:rsidR="00DF5B11" w:rsidRPr="003E245E" w14:paraId="7C66677E"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74C0762B" w14:textId="77777777" w:rsidR="00DF5B11" w:rsidRPr="003E245E" w:rsidRDefault="00DF5B11" w:rsidP="00DF5B11">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6823407" w14:textId="7CBB267C"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id_hocbong</w:t>
            </w:r>
          </w:p>
        </w:tc>
        <w:tc>
          <w:tcPr>
            <w:tcW w:w="1984" w:type="dxa"/>
            <w:tcBorders>
              <w:top w:val="single" w:sz="4" w:space="0" w:color="7F7F7F"/>
              <w:left w:val="single" w:sz="4" w:space="0" w:color="7F7F7F"/>
              <w:bottom w:val="single" w:sz="4" w:space="0" w:color="7F7F7F"/>
              <w:right w:val="single" w:sz="4" w:space="0" w:color="7F7F7F"/>
            </w:tcBorders>
          </w:tcPr>
          <w:p w14:paraId="1C12B34E"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14758B1C" w14:textId="4EEAAF6D"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học bổng</w:t>
            </w:r>
          </w:p>
        </w:tc>
      </w:tr>
      <w:tr w:rsidR="003A44B9" w:rsidRPr="003E245E" w14:paraId="7659632B" w14:textId="77777777" w:rsidTr="006227DB">
        <w:trPr>
          <w:trHeight w:val="520"/>
        </w:trPr>
        <w:tc>
          <w:tcPr>
            <w:tcW w:w="543" w:type="dxa"/>
            <w:tcBorders>
              <w:top w:val="single" w:sz="4" w:space="0" w:color="7F7F7F"/>
              <w:left w:val="single" w:sz="4" w:space="0" w:color="7F7F7F"/>
              <w:bottom w:val="single" w:sz="4" w:space="0" w:color="7F7F7F"/>
              <w:right w:val="single" w:sz="4" w:space="0" w:color="7F7F7F"/>
            </w:tcBorders>
          </w:tcPr>
          <w:p w14:paraId="7F9D410F"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4ED5D90E" w14:textId="281F4728"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id_khoa</w:t>
            </w:r>
          </w:p>
        </w:tc>
        <w:tc>
          <w:tcPr>
            <w:tcW w:w="1984" w:type="dxa"/>
            <w:tcBorders>
              <w:top w:val="single" w:sz="4" w:space="0" w:color="7F7F7F"/>
              <w:left w:val="single" w:sz="4" w:space="0" w:color="7F7F7F"/>
              <w:bottom w:val="single" w:sz="4" w:space="0" w:color="7F7F7F"/>
              <w:right w:val="single" w:sz="4" w:space="0" w:color="7F7F7F"/>
            </w:tcBorders>
          </w:tcPr>
          <w:p w14:paraId="7CF4CA9E" w14:textId="111C2AC0"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560E1C1D" w14:textId="7258A091" w:rsidR="003A44B9" w:rsidRPr="003E245E" w:rsidRDefault="003A44B9" w:rsidP="003A44B9">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khoa</w:t>
            </w:r>
          </w:p>
        </w:tc>
      </w:tr>
      <w:tr w:rsidR="003A44B9" w:rsidRPr="003E245E" w14:paraId="62702C33"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318CF83F"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081C4C2D"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40A3122B"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4AFCE1D3" w14:textId="77777777" w:rsidR="003A44B9" w:rsidRPr="003E245E" w:rsidRDefault="003A44B9" w:rsidP="003A44B9">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3A44B9" w:rsidRPr="003E245E" w14:paraId="2EA19A41"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045C847C"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6C53485C"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update_at</w:t>
            </w:r>
          </w:p>
        </w:tc>
        <w:tc>
          <w:tcPr>
            <w:tcW w:w="1984" w:type="dxa"/>
            <w:tcBorders>
              <w:top w:val="single" w:sz="4" w:space="0" w:color="7F7F7F"/>
              <w:left w:val="single" w:sz="4" w:space="0" w:color="7F7F7F"/>
              <w:bottom w:val="single" w:sz="4" w:space="0" w:color="7F7F7F"/>
              <w:right w:val="single" w:sz="4" w:space="0" w:color="7F7F7F"/>
            </w:tcBorders>
          </w:tcPr>
          <w:p w14:paraId="520BDDEB"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2C4D5AD0" w14:textId="77777777" w:rsidR="003A44B9" w:rsidRPr="003E245E" w:rsidRDefault="003A44B9" w:rsidP="003A44B9">
            <w:pPr>
              <w:keepNext/>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08A78E67" w14:textId="131C867A" w:rsidR="00DF5B11" w:rsidRPr="003E245E" w:rsidRDefault="00DF5B11" w:rsidP="00DF5B11">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t xml:space="preserve">Bảng </w:t>
      </w:r>
      <w:r w:rsidR="003A44B9" w:rsidRPr="003E245E">
        <w:rPr>
          <w:rFonts w:ascii="Times New Roman" w:hAnsi="Times New Roman" w:cs="Times New Roman"/>
          <w:bCs/>
          <w:sz w:val="26"/>
          <w:szCs w:val="26"/>
        </w:rPr>
        <w:t>Lịch sử học bổng</w:t>
      </w:r>
    </w:p>
    <w:p w14:paraId="27D36046" w14:textId="7FA4525D" w:rsidR="00F74768" w:rsidRPr="003E245E" w:rsidRDefault="00F74768" w:rsidP="00F74768">
      <w:pPr>
        <w:pStyle w:val="Caption"/>
        <w:jc w:val="center"/>
        <w:rPr>
          <w:rFonts w:ascii="Times New Roman" w:hAnsi="Times New Roman" w:cs="Times New Roman"/>
          <w:bCs/>
          <w:i w:val="0"/>
          <w:iCs w:val="0"/>
          <w:color w:val="auto"/>
          <w:sz w:val="26"/>
          <w:szCs w:val="26"/>
        </w:rPr>
      </w:pPr>
      <w:bookmarkStart w:id="1208" w:name="_Toc35958736"/>
      <w:bookmarkStart w:id="1209" w:name="_Toc37241639"/>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9</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Lịch sử học bổng</w:t>
      </w:r>
      <w:bookmarkEnd w:id="1208"/>
      <w:bookmarkEnd w:id="1209"/>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DF5B11" w:rsidRPr="003E245E" w14:paraId="387E1EA4" w14:textId="77777777" w:rsidTr="006227DB">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118D69BD"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791E383F"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1760B8C2"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749CA54B"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DF5B11" w:rsidRPr="003E245E" w14:paraId="6D2A4435"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596A3EBC"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5F774F91" wp14:editId="7F3458E5">
                      <wp:extent cx="108204" cy="108966"/>
                      <wp:effectExtent l="0" t="0" r="0" b="0"/>
                      <wp:docPr id="117379"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117380"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381"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2D16B32C"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" path="m,l107442,r,108204l,108204,,e" fillcolor="black" stroked="f" strokeweight="0">
                        <v:stroke miterlimit="83231f" joinstyle="miter"/>
                        <v:path arrowok="t" textboxrect="0,0,107442,108204"/>
                      </v:sha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5BF5A53C"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79D0E10F"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5D56FCBA" w14:textId="7F047EEA"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Mã </w:t>
            </w:r>
            <w:r w:rsidR="003A44B9" w:rsidRPr="003E245E">
              <w:rPr>
                <w:rFonts w:ascii="Times New Roman" w:hAnsi="Times New Roman" w:cs="Times New Roman"/>
                <w:bCs/>
                <w:sz w:val="26"/>
                <w:szCs w:val="26"/>
              </w:rPr>
              <w:t>lịch sử học bổng</w:t>
            </w:r>
            <w:r w:rsidRPr="003E245E">
              <w:rPr>
                <w:rFonts w:ascii="Times New Roman" w:hAnsi="Times New Roman" w:cs="Times New Roman"/>
                <w:bCs/>
                <w:sz w:val="26"/>
                <w:szCs w:val="26"/>
              </w:rPr>
              <w:t xml:space="preserve"> của hệ thống, tự động tăng.</w:t>
            </w:r>
          </w:p>
        </w:tc>
      </w:tr>
      <w:tr w:rsidR="003A44B9" w:rsidRPr="003E245E" w14:paraId="4F09C530"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0987A0E4" w14:textId="77777777" w:rsidR="003A44B9" w:rsidRPr="003E245E" w:rsidRDefault="003A44B9" w:rsidP="003A44B9">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333F337" w14:textId="64C40C41"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id_hocbong</w:t>
            </w:r>
          </w:p>
        </w:tc>
        <w:tc>
          <w:tcPr>
            <w:tcW w:w="1984" w:type="dxa"/>
            <w:tcBorders>
              <w:top w:val="single" w:sz="4" w:space="0" w:color="7F7F7F"/>
              <w:left w:val="single" w:sz="4" w:space="0" w:color="7F7F7F"/>
              <w:bottom w:val="single" w:sz="4" w:space="0" w:color="7F7F7F"/>
              <w:right w:val="single" w:sz="4" w:space="0" w:color="7F7F7F"/>
            </w:tcBorders>
          </w:tcPr>
          <w:p w14:paraId="6B065B25"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6DE3964C" w14:textId="665F7336"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Mã ID của học bổng</w:t>
            </w:r>
          </w:p>
        </w:tc>
      </w:tr>
      <w:tr w:rsidR="003A44B9" w:rsidRPr="003E245E" w14:paraId="14BFC3D4" w14:textId="77777777" w:rsidTr="006227DB">
        <w:trPr>
          <w:trHeight w:val="520"/>
        </w:trPr>
        <w:tc>
          <w:tcPr>
            <w:tcW w:w="543" w:type="dxa"/>
            <w:tcBorders>
              <w:top w:val="single" w:sz="4" w:space="0" w:color="7F7F7F"/>
              <w:left w:val="single" w:sz="4" w:space="0" w:color="7F7F7F"/>
              <w:bottom w:val="single" w:sz="4" w:space="0" w:color="7F7F7F"/>
              <w:right w:val="single" w:sz="4" w:space="0" w:color="7F7F7F"/>
            </w:tcBorders>
          </w:tcPr>
          <w:p w14:paraId="44DEABB6"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2D6E46D3" w14:textId="03F55842"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Id_sinhvien</w:t>
            </w:r>
          </w:p>
        </w:tc>
        <w:tc>
          <w:tcPr>
            <w:tcW w:w="1984" w:type="dxa"/>
            <w:tcBorders>
              <w:top w:val="single" w:sz="4" w:space="0" w:color="7F7F7F"/>
              <w:left w:val="single" w:sz="4" w:space="0" w:color="7F7F7F"/>
              <w:bottom w:val="single" w:sz="4" w:space="0" w:color="7F7F7F"/>
              <w:right w:val="single" w:sz="4" w:space="0" w:color="7F7F7F"/>
            </w:tcBorders>
          </w:tcPr>
          <w:p w14:paraId="7A9FE118" w14:textId="77777777"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628B4AC1" w14:textId="087470E6"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Mã ID của sinh viên</w:t>
            </w:r>
          </w:p>
        </w:tc>
      </w:tr>
      <w:tr w:rsidR="00DF5B11" w:rsidRPr="003E245E" w14:paraId="67292033"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76EBE887"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534487D1"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071B31AC"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394D57AB"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DF5B11" w:rsidRPr="003E245E" w14:paraId="2AE838B7"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2FC51FA4"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85BAB9F"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w:t>
            </w:r>
            <w:r w:rsidRPr="003E245E">
              <w:rPr>
                <w:rFonts w:ascii="Times New Roman" w:hAnsi="Times New Roman" w:cs="Times New Roman"/>
                <w:bCs/>
                <w:color w:val="000000"/>
                <w:sz w:val="26"/>
                <w:szCs w:val="26"/>
                <w:shd w:val="clear" w:color="auto" w:fill="FFFFFF"/>
              </w:rPr>
              <w:t>_at</w:t>
            </w:r>
          </w:p>
        </w:tc>
        <w:tc>
          <w:tcPr>
            <w:tcW w:w="1984" w:type="dxa"/>
            <w:tcBorders>
              <w:top w:val="single" w:sz="4" w:space="0" w:color="7F7F7F"/>
              <w:left w:val="single" w:sz="4" w:space="0" w:color="7F7F7F"/>
              <w:bottom w:val="single" w:sz="4" w:space="0" w:color="7F7F7F"/>
              <w:right w:val="single" w:sz="4" w:space="0" w:color="7F7F7F"/>
            </w:tcBorders>
          </w:tcPr>
          <w:p w14:paraId="2FD3D2D2"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6C4B96E1" w14:textId="77777777" w:rsidR="00DF5B11" w:rsidRPr="003E245E" w:rsidRDefault="00DF5B11" w:rsidP="00DF5B11">
            <w:pPr>
              <w:keepNext/>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29D48B70" w14:textId="48A9016E" w:rsidR="00DF5B11" w:rsidRPr="003E245E" w:rsidRDefault="00DF5B11" w:rsidP="00DF5B11">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t xml:space="preserve">Bảng </w:t>
      </w:r>
      <w:r w:rsidR="003A44B9" w:rsidRPr="003E245E">
        <w:rPr>
          <w:rFonts w:ascii="Times New Roman" w:hAnsi="Times New Roman" w:cs="Times New Roman"/>
          <w:bCs/>
          <w:sz w:val="26"/>
          <w:szCs w:val="26"/>
        </w:rPr>
        <w:t>Học kỳ năm học</w:t>
      </w:r>
    </w:p>
    <w:p w14:paraId="59F6220D" w14:textId="7A026798"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210" w:name="_Toc35958737"/>
      <w:bookmarkStart w:id="1211" w:name="_Toc37241640"/>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10</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Học kỳ năm học</w:t>
      </w:r>
      <w:bookmarkEnd w:id="1210"/>
      <w:bookmarkEnd w:id="1211"/>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DF5B11" w:rsidRPr="003E245E" w14:paraId="7265F77A" w14:textId="77777777" w:rsidTr="006227DB">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528528CF"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597B701A"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6F888CA7"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6488E27E"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DF5B11" w:rsidRPr="003E245E" w14:paraId="77648535"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4CD3FF40"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164346A0" wp14:editId="2DF91E4D">
                      <wp:extent cx="108204" cy="108966"/>
                      <wp:effectExtent l="0" t="0" r="0" b="0"/>
                      <wp:docPr id="117382"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117383"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384"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457CA210"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" path="m,l107442,r,108204l,108204,,e" fillcolor="black" stroked="f" strokeweight="0">
                        <v:stroke miterlimit="83231f" joinstyle="miter"/>
                        <v:path arrowok="t" textboxrect="0,0,107442,108204"/>
                      </v:sha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7BF424DF"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60376B0F"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4912F597" w14:textId="5B878DAF" w:rsidR="00DF5B11" w:rsidRPr="003E245E" w:rsidRDefault="00DF5B11"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 xml:space="preserve">Mã </w:t>
            </w:r>
            <w:r w:rsidR="003A44B9" w:rsidRPr="003E245E">
              <w:rPr>
                <w:rFonts w:ascii="Times New Roman" w:hAnsi="Times New Roman" w:cs="Times New Roman"/>
                <w:bCs/>
                <w:sz w:val="26"/>
                <w:szCs w:val="26"/>
              </w:rPr>
              <w:t>học kỳ năm học</w:t>
            </w:r>
            <w:r w:rsidRPr="003E245E">
              <w:rPr>
                <w:rFonts w:ascii="Times New Roman" w:hAnsi="Times New Roman" w:cs="Times New Roman"/>
                <w:bCs/>
                <w:sz w:val="26"/>
                <w:szCs w:val="26"/>
              </w:rPr>
              <w:t xml:space="preserve"> của hệ thống, tự động tăng.</w:t>
            </w:r>
          </w:p>
        </w:tc>
      </w:tr>
      <w:tr w:rsidR="003A44B9" w:rsidRPr="003E245E" w14:paraId="633CB21D"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66573CE9" w14:textId="77777777" w:rsidR="003A44B9" w:rsidRPr="003E245E" w:rsidRDefault="003A44B9" w:rsidP="003A44B9">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BC89DD2" w14:textId="33DAACDB"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idhocky</w:t>
            </w:r>
          </w:p>
        </w:tc>
        <w:tc>
          <w:tcPr>
            <w:tcW w:w="1984" w:type="dxa"/>
            <w:tcBorders>
              <w:top w:val="single" w:sz="4" w:space="0" w:color="7F7F7F"/>
              <w:left w:val="single" w:sz="4" w:space="0" w:color="7F7F7F"/>
              <w:bottom w:val="single" w:sz="4" w:space="0" w:color="7F7F7F"/>
              <w:right w:val="single" w:sz="4" w:space="0" w:color="7F7F7F"/>
            </w:tcBorders>
          </w:tcPr>
          <w:p w14:paraId="1A5B5FB4" w14:textId="1CF26B73"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3E732AC6" w14:textId="5B7A4234" w:rsidR="003A44B9" w:rsidRPr="003E245E" w:rsidRDefault="003A44B9" w:rsidP="003A44B9">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học kỳ</w:t>
            </w:r>
          </w:p>
        </w:tc>
      </w:tr>
      <w:tr w:rsidR="003A44B9" w:rsidRPr="003E245E" w14:paraId="70CA0A92" w14:textId="77777777" w:rsidTr="006227DB">
        <w:trPr>
          <w:trHeight w:val="520"/>
        </w:trPr>
        <w:tc>
          <w:tcPr>
            <w:tcW w:w="543" w:type="dxa"/>
            <w:tcBorders>
              <w:top w:val="single" w:sz="4" w:space="0" w:color="7F7F7F"/>
              <w:left w:val="single" w:sz="4" w:space="0" w:color="7F7F7F"/>
              <w:bottom w:val="single" w:sz="4" w:space="0" w:color="7F7F7F"/>
              <w:right w:val="single" w:sz="4" w:space="0" w:color="7F7F7F"/>
            </w:tcBorders>
          </w:tcPr>
          <w:p w14:paraId="2A89E79D" w14:textId="77777777"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07874D27" w14:textId="4F65B471"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idnamhoc</w:t>
            </w:r>
          </w:p>
        </w:tc>
        <w:tc>
          <w:tcPr>
            <w:tcW w:w="1984" w:type="dxa"/>
            <w:tcBorders>
              <w:top w:val="single" w:sz="4" w:space="0" w:color="7F7F7F"/>
              <w:left w:val="single" w:sz="4" w:space="0" w:color="7F7F7F"/>
              <w:bottom w:val="single" w:sz="4" w:space="0" w:color="7F7F7F"/>
              <w:right w:val="single" w:sz="4" w:space="0" w:color="7F7F7F"/>
            </w:tcBorders>
          </w:tcPr>
          <w:p w14:paraId="6CA77FD9" w14:textId="23349CC6"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70E087E3" w14:textId="316675C2" w:rsidR="003A44B9" w:rsidRPr="003E245E" w:rsidRDefault="003A44B9" w:rsidP="003A44B9">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năm học</w:t>
            </w:r>
          </w:p>
        </w:tc>
      </w:tr>
      <w:tr w:rsidR="00DF5B11" w:rsidRPr="003E245E" w14:paraId="0BEB6C40"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12046DAA"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lastRenderedPageBreak/>
              <w:t xml:space="preserve">  </w:t>
            </w:r>
          </w:p>
        </w:tc>
        <w:tc>
          <w:tcPr>
            <w:tcW w:w="1997" w:type="dxa"/>
            <w:tcBorders>
              <w:top w:val="single" w:sz="4" w:space="0" w:color="7F7F7F"/>
              <w:left w:val="single" w:sz="4" w:space="0" w:color="7F7F7F"/>
              <w:bottom w:val="single" w:sz="4" w:space="0" w:color="7F7F7F"/>
              <w:right w:val="single" w:sz="4" w:space="0" w:color="7F7F7F"/>
            </w:tcBorders>
          </w:tcPr>
          <w:p w14:paraId="4EEFD884" w14:textId="06E31F28"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tenhockynamhoc</w:t>
            </w:r>
          </w:p>
        </w:tc>
        <w:tc>
          <w:tcPr>
            <w:tcW w:w="1984" w:type="dxa"/>
            <w:tcBorders>
              <w:top w:val="single" w:sz="4" w:space="0" w:color="7F7F7F"/>
              <w:left w:val="single" w:sz="4" w:space="0" w:color="7F7F7F"/>
              <w:bottom w:val="single" w:sz="4" w:space="0" w:color="7F7F7F"/>
              <w:right w:val="single" w:sz="4" w:space="0" w:color="7F7F7F"/>
            </w:tcBorders>
          </w:tcPr>
          <w:p w14:paraId="62521DE9" w14:textId="0DBF9876"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 (10)</w:t>
            </w:r>
          </w:p>
        </w:tc>
        <w:tc>
          <w:tcPr>
            <w:tcW w:w="3981" w:type="dxa"/>
            <w:tcBorders>
              <w:top w:val="single" w:sz="4" w:space="0" w:color="7F7F7F"/>
              <w:left w:val="single" w:sz="4" w:space="0" w:color="7F7F7F"/>
              <w:bottom w:val="single" w:sz="4" w:space="0" w:color="7F7F7F"/>
              <w:right w:val="single" w:sz="2" w:space="0" w:color="7F7F7F"/>
            </w:tcBorders>
          </w:tcPr>
          <w:p w14:paraId="03526B4F" w14:textId="446BC722"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Tên học kỳ năm học</w:t>
            </w:r>
          </w:p>
        </w:tc>
      </w:tr>
      <w:tr w:rsidR="003A44B9" w:rsidRPr="003E245E" w14:paraId="44405ECF"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61A48FB8" w14:textId="77777777" w:rsidR="003A44B9" w:rsidRPr="003E245E" w:rsidRDefault="003A44B9" w:rsidP="003A44B9">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012A66B9" w14:textId="1285AE86" w:rsidR="003A44B9" w:rsidRPr="003E245E" w:rsidRDefault="003A44B9" w:rsidP="003A44B9">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idtrangthaihocky</w:t>
            </w:r>
          </w:p>
        </w:tc>
        <w:tc>
          <w:tcPr>
            <w:tcW w:w="1984" w:type="dxa"/>
            <w:tcBorders>
              <w:top w:val="single" w:sz="4" w:space="0" w:color="7F7F7F"/>
              <w:left w:val="single" w:sz="4" w:space="0" w:color="7F7F7F"/>
              <w:bottom w:val="single" w:sz="4" w:space="0" w:color="7F7F7F"/>
              <w:right w:val="single" w:sz="4" w:space="0" w:color="7F7F7F"/>
            </w:tcBorders>
          </w:tcPr>
          <w:p w14:paraId="52B36614" w14:textId="6B5365E8" w:rsidR="003A44B9" w:rsidRPr="003E245E" w:rsidRDefault="003A44B9" w:rsidP="003A44B9">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475FE0D0" w14:textId="5781D1FB" w:rsidR="003A44B9" w:rsidRPr="003E245E" w:rsidRDefault="003A44B9" w:rsidP="003A44B9">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trạng thái học kỳ</w:t>
            </w:r>
          </w:p>
        </w:tc>
      </w:tr>
      <w:tr w:rsidR="00DF5B11" w:rsidRPr="003E245E" w14:paraId="3DA27E1D"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37F3C5AD"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DF33E97"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17B4D7F0"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0FCCC4B1" w14:textId="77777777" w:rsidR="00DF5B11" w:rsidRPr="003E245E" w:rsidRDefault="00DF5B11"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DF5B11" w:rsidRPr="003E245E" w14:paraId="00B0B3D8"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1DCCE0C6"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57D7D549"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w:t>
            </w:r>
            <w:r w:rsidRPr="003E245E">
              <w:rPr>
                <w:rFonts w:ascii="Times New Roman" w:hAnsi="Times New Roman" w:cs="Times New Roman"/>
                <w:bCs/>
                <w:color w:val="000000"/>
                <w:sz w:val="26"/>
                <w:szCs w:val="26"/>
                <w:shd w:val="clear" w:color="auto" w:fill="FFFFFF"/>
              </w:rPr>
              <w:t>_at</w:t>
            </w:r>
          </w:p>
        </w:tc>
        <w:tc>
          <w:tcPr>
            <w:tcW w:w="1984" w:type="dxa"/>
            <w:tcBorders>
              <w:top w:val="single" w:sz="4" w:space="0" w:color="7F7F7F"/>
              <w:left w:val="single" w:sz="4" w:space="0" w:color="7F7F7F"/>
              <w:bottom w:val="single" w:sz="4" w:space="0" w:color="7F7F7F"/>
              <w:right w:val="single" w:sz="4" w:space="0" w:color="7F7F7F"/>
            </w:tcBorders>
          </w:tcPr>
          <w:p w14:paraId="0E1E24B1"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3572659B" w14:textId="77777777" w:rsidR="00DF5B11" w:rsidRPr="003E245E" w:rsidRDefault="00DF5B11" w:rsidP="006227DB">
            <w:pPr>
              <w:keepNext/>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15F0125B" w14:textId="63CBBA6C" w:rsidR="00DF5B11" w:rsidRPr="003E245E" w:rsidRDefault="00DF5B11" w:rsidP="00DF5B11">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t xml:space="preserve">Bảng </w:t>
      </w:r>
      <w:r w:rsidR="003A44B9" w:rsidRPr="003E245E">
        <w:rPr>
          <w:rFonts w:ascii="Times New Roman" w:hAnsi="Times New Roman" w:cs="Times New Roman"/>
          <w:bCs/>
          <w:sz w:val="26"/>
          <w:szCs w:val="26"/>
        </w:rPr>
        <w:t>Khoa</w:t>
      </w:r>
    </w:p>
    <w:p w14:paraId="35FCD8F8" w14:textId="2AA3741A"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212" w:name="_Toc35958738"/>
      <w:bookmarkStart w:id="1213" w:name="_Toc37241641"/>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11</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Khoa</w:t>
      </w:r>
      <w:bookmarkEnd w:id="1212"/>
      <w:bookmarkEnd w:id="1213"/>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DF5B11" w:rsidRPr="003E245E" w14:paraId="1E395588" w14:textId="77777777" w:rsidTr="006227DB">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401C7201"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1E4E72AC"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4291EFF3"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73AF1158"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DF5B11" w:rsidRPr="003E245E" w14:paraId="26ADB5A7"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1892FFED"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490C2FF6" wp14:editId="7398CED9">
                      <wp:extent cx="108204" cy="108966"/>
                      <wp:effectExtent l="0" t="0" r="0" b="0"/>
                      <wp:docPr id="117385"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117386"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388"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04496422"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" path="m,l107442,r,108204l,108204,,e" fillcolor="black" stroked="f" strokeweight="0">
                        <v:stroke miterlimit="83231f" joinstyle="miter"/>
                        <v:path arrowok="t" textboxrect="0,0,107442,108204"/>
                      </v:sha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5A70DF71"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3738E2AB"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1C5C9430" w14:textId="35C1BAC8" w:rsidR="00DF5B11" w:rsidRPr="003E245E" w:rsidRDefault="00DF5B11"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 xml:space="preserve">Mã </w:t>
            </w:r>
            <w:r w:rsidR="003A44B9" w:rsidRPr="003E245E">
              <w:rPr>
                <w:rFonts w:ascii="Times New Roman" w:hAnsi="Times New Roman" w:cs="Times New Roman"/>
                <w:bCs/>
                <w:sz w:val="26"/>
                <w:szCs w:val="26"/>
              </w:rPr>
              <w:t>khoa</w:t>
            </w:r>
            <w:r w:rsidRPr="003E245E">
              <w:rPr>
                <w:rFonts w:ascii="Times New Roman" w:hAnsi="Times New Roman" w:cs="Times New Roman"/>
                <w:bCs/>
                <w:sz w:val="26"/>
                <w:szCs w:val="26"/>
              </w:rPr>
              <w:t xml:space="preserve"> của hệ thống, tự động tăng.</w:t>
            </w:r>
          </w:p>
        </w:tc>
      </w:tr>
      <w:tr w:rsidR="00DF5B11" w:rsidRPr="003E245E" w14:paraId="6F68059F"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711E94B1" w14:textId="77777777" w:rsidR="00DF5B11" w:rsidRPr="003E245E" w:rsidRDefault="00DF5B11" w:rsidP="00DF5B11">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D3B4003" w14:textId="76650FA6"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makhoa</w:t>
            </w:r>
          </w:p>
        </w:tc>
        <w:tc>
          <w:tcPr>
            <w:tcW w:w="1984" w:type="dxa"/>
            <w:tcBorders>
              <w:top w:val="single" w:sz="4" w:space="0" w:color="7F7F7F"/>
              <w:left w:val="single" w:sz="4" w:space="0" w:color="7F7F7F"/>
              <w:bottom w:val="single" w:sz="4" w:space="0" w:color="7F7F7F"/>
              <w:right w:val="single" w:sz="4" w:space="0" w:color="7F7F7F"/>
            </w:tcBorders>
          </w:tcPr>
          <w:p w14:paraId="25139AB8" w14:textId="31B7F459"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Char (50)</w:t>
            </w:r>
          </w:p>
        </w:tc>
        <w:tc>
          <w:tcPr>
            <w:tcW w:w="3981" w:type="dxa"/>
            <w:tcBorders>
              <w:top w:val="single" w:sz="4" w:space="0" w:color="7F7F7F"/>
              <w:left w:val="single" w:sz="4" w:space="0" w:color="7F7F7F"/>
              <w:bottom w:val="single" w:sz="4" w:space="0" w:color="7F7F7F"/>
              <w:right w:val="single" w:sz="2" w:space="0" w:color="7F7F7F"/>
            </w:tcBorders>
          </w:tcPr>
          <w:p w14:paraId="7C234055" w14:textId="46FEE497"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khoa</w:t>
            </w:r>
          </w:p>
        </w:tc>
      </w:tr>
      <w:tr w:rsidR="00DF5B11" w:rsidRPr="003E245E" w14:paraId="7F39A059" w14:textId="77777777" w:rsidTr="006227DB">
        <w:trPr>
          <w:trHeight w:val="520"/>
        </w:trPr>
        <w:tc>
          <w:tcPr>
            <w:tcW w:w="543" w:type="dxa"/>
            <w:tcBorders>
              <w:top w:val="single" w:sz="4" w:space="0" w:color="7F7F7F"/>
              <w:left w:val="single" w:sz="4" w:space="0" w:color="7F7F7F"/>
              <w:bottom w:val="single" w:sz="4" w:space="0" w:color="7F7F7F"/>
              <w:right w:val="single" w:sz="4" w:space="0" w:color="7F7F7F"/>
            </w:tcBorders>
          </w:tcPr>
          <w:p w14:paraId="04AC91A3"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6B5BCAD7" w14:textId="266AE147"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tenkhoa</w:t>
            </w:r>
          </w:p>
        </w:tc>
        <w:tc>
          <w:tcPr>
            <w:tcW w:w="1984" w:type="dxa"/>
            <w:tcBorders>
              <w:top w:val="single" w:sz="4" w:space="0" w:color="7F7F7F"/>
              <w:left w:val="single" w:sz="4" w:space="0" w:color="7F7F7F"/>
              <w:bottom w:val="single" w:sz="4" w:space="0" w:color="7F7F7F"/>
              <w:right w:val="single" w:sz="4" w:space="0" w:color="7F7F7F"/>
            </w:tcBorders>
          </w:tcPr>
          <w:p w14:paraId="3B8195E3" w14:textId="2CD09174"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C</w:t>
            </w:r>
            <w:r w:rsidR="00DF5B11" w:rsidRPr="003E245E">
              <w:rPr>
                <w:rFonts w:ascii="Times New Roman" w:hAnsi="Times New Roman" w:cs="Times New Roman"/>
                <w:bCs/>
                <w:sz w:val="26"/>
                <w:szCs w:val="26"/>
              </w:rPr>
              <w:t>har(</w:t>
            </w:r>
            <w:r w:rsidRPr="003E245E">
              <w:rPr>
                <w:rFonts w:ascii="Times New Roman" w:hAnsi="Times New Roman" w:cs="Times New Roman"/>
                <w:bCs/>
                <w:sz w:val="26"/>
                <w:szCs w:val="26"/>
              </w:rPr>
              <w:t>150</w:t>
            </w:r>
            <w:r w:rsidR="00DF5B11" w:rsidRPr="003E245E">
              <w:rPr>
                <w:rFonts w:ascii="Times New Roman" w:hAnsi="Times New Roman" w:cs="Times New Roman"/>
                <w:bCs/>
                <w:sz w:val="26"/>
                <w:szCs w:val="26"/>
              </w:rPr>
              <w:t xml:space="preserve">) </w:t>
            </w:r>
          </w:p>
        </w:tc>
        <w:tc>
          <w:tcPr>
            <w:tcW w:w="3981" w:type="dxa"/>
            <w:tcBorders>
              <w:top w:val="single" w:sz="4" w:space="0" w:color="7F7F7F"/>
              <w:left w:val="single" w:sz="4" w:space="0" w:color="7F7F7F"/>
              <w:bottom w:val="single" w:sz="4" w:space="0" w:color="7F7F7F"/>
              <w:right w:val="single" w:sz="2" w:space="0" w:color="7F7F7F"/>
            </w:tcBorders>
          </w:tcPr>
          <w:p w14:paraId="75600200" w14:textId="665F5CDF"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Tên khoa</w:t>
            </w:r>
          </w:p>
        </w:tc>
      </w:tr>
      <w:tr w:rsidR="00F217A3" w:rsidRPr="003E245E" w14:paraId="4CA15B5D"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60C97B54" w14:textId="77777777" w:rsidR="00F217A3" w:rsidRPr="003E245E" w:rsidRDefault="00F217A3" w:rsidP="00F217A3">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2C8D2F3E" w14:textId="7DE55AD0" w:rsidR="00F217A3" w:rsidRPr="003E245E" w:rsidRDefault="00F217A3" w:rsidP="00F217A3">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loaikhoaphong_id</w:t>
            </w:r>
          </w:p>
        </w:tc>
        <w:tc>
          <w:tcPr>
            <w:tcW w:w="1984" w:type="dxa"/>
            <w:tcBorders>
              <w:top w:val="single" w:sz="4" w:space="0" w:color="7F7F7F"/>
              <w:left w:val="single" w:sz="4" w:space="0" w:color="7F7F7F"/>
              <w:bottom w:val="single" w:sz="4" w:space="0" w:color="7F7F7F"/>
              <w:right w:val="single" w:sz="4" w:space="0" w:color="7F7F7F"/>
            </w:tcBorders>
          </w:tcPr>
          <w:p w14:paraId="3F5A1C50" w14:textId="7401A1B0" w:rsidR="00F217A3" w:rsidRPr="003E245E" w:rsidRDefault="00F217A3" w:rsidP="00F217A3">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7EFD0B24" w14:textId="5E042888" w:rsidR="00F217A3" w:rsidRPr="003E245E" w:rsidRDefault="00F217A3" w:rsidP="00F217A3">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 xml:space="preserve">Mã ID loại khoa phòng </w:t>
            </w:r>
          </w:p>
        </w:tc>
      </w:tr>
      <w:tr w:rsidR="00DF5B11" w:rsidRPr="003E245E" w14:paraId="1DD191CC"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653ADF37"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E92386B" w14:textId="0FB33BC3"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stt</w:t>
            </w:r>
          </w:p>
        </w:tc>
        <w:tc>
          <w:tcPr>
            <w:tcW w:w="1984" w:type="dxa"/>
            <w:tcBorders>
              <w:top w:val="single" w:sz="4" w:space="0" w:color="7F7F7F"/>
              <w:left w:val="single" w:sz="4" w:space="0" w:color="7F7F7F"/>
              <w:bottom w:val="single" w:sz="4" w:space="0" w:color="7F7F7F"/>
              <w:right w:val="single" w:sz="4" w:space="0" w:color="7F7F7F"/>
            </w:tcBorders>
          </w:tcPr>
          <w:p w14:paraId="6A8B28E0" w14:textId="4AEA716A"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 xml:space="preserve"> Tinyint(255)</w:t>
            </w:r>
          </w:p>
        </w:tc>
        <w:tc>
          <w:tcPr>
            <w:tcW w:w="3981" w:type="dxa"/>
            <w:tcBorders>
              <w:top w:val="single" w:sz="4" w:space="0" w:color="7F7F7F"/>
              <w:left w:val="single" w:sz="4" w:space="0" w:color="7F7F7F"/>
              <w:bottom w:val="single" w:sz="4" w:space="0" w:color="7F7F7F"/>
              <w:right w:val="single" w:sz="2" w:space="0" w:color="7F7F7F"/>
            </w:tcBorders>
          </w:tcPr>
          <w:p w14:paraId="77AC0891" w14:textId="486B0420"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Số thứ tự</w:t>
            </w:r>
          </w:p>
        </w:tc>
      </w:tr>
      <w:tr w:rsidR="00DF5B11" w:rsidRPr="003E245E" w14:paraId="4A399D16"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7E72DFE8"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804B68D"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07DC0F06"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20391DD1" w14:textId="77777777" w:rsidR="00DF5B11" w:rsidRPr="003E245E" w:rsidRDefault="00DF5B11"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DF5B11" w:rsidRPr="003E245E" w14:paraId="3885A819"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1F4C3DBF"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4AE97951"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w:t>
            </w:r>
            <w:r w:rsidRPr="003E245E">
              <w:rPr>
                <w:rFonts w:ascii="Times New Roman" w:hAnsi="Times New Roman" w:cs="Times New Roman"/>
                <w:bCs/>
                <w:color w:val="000000"/>
                <w:sz w:val="26"/>
                <w:szCs w:val="26"/>
                <w:shd w:val="clear" w:color="auto" w:fill="FFFFFF"/>
              </w:rPr>
              <w:t>_at</w:t>
            </w:r>
          </w:p>
        </w:tc>
        <w:tc>
          <w:tcPr>
            <w:tcW w:w="1984" w:type="dxa"/>
            <w:tcBorders>
              <w:top w:val="single" w:sz="4" w:space="0" w:color="7F7F7F"/>
              <w:left w:val="single" w:sz="4" w:space="0" w:color="7F7F7F"/>
              <w:bottom w:val="single" w:sz="4" w:space="0" w:color="7F7F7F"/>
              <w:right w:val="single" w:sz="4" w:space="0" w:color="7F7F7F"/>
            </w:tcBorders>
          </w:tcPr>
          <w:p w14:paraId="79DFE35A"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1D21E61D" w14:textId="77777777" w:rsidR="00DF5B11" w:rsidRPr="003E245E" w:rsidRDefault="00DF5B11" w:rsidP="006227DB">
            <w:pPr>
              <w:keepNext/>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7A8E9E72" w14:textId="77777777" w:rsidR="00DF5B11" w:rsidRPr="003E245E" w:rsidRDefault="00DF5B11" w:rsidP="00DF5B11">
      <w:pPr>
        <w:ind w:right="-284"/>
        <w:jc w:val="both"/>
        <w:rPr>
          <w:rFonts w:ascii="Times New Roman" w:hAnsi="Times New Roman" w:cs="Times New Roman"/>
          <w:bCs/>
          <w:sz w:val="26"/>
          <w:szCs w:val="26"/>
        </w:rPr>
      </w:pPr>
    </w:p>
    <w:p w14:paraId="4C6173AC" w14:textId="38BEF976" w:rsidR="00DF5B11" w:rsidRPr="003E245E" w:rsidRDefault="00DF5B11" w:rsidP="00DF5B11">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t xml:space="preserve">Bảng </w:t>
      </w:r>
      <w:r w:rsidR="003A44B9" w:rsidRPr="003E245E">
        <w:rPr>
          <w:rFonts w:ascii="Times New Roman" w:hAnsi="Times New Roman" w:cs="Times New Roman"/>
          <w:bCs/>
          <w:sz w:val="26"/>
          <w:szCs w:val="26"/>
        </w:rPr>
        <w:t>Sinh viên</w:t>
      </w:r>
    </w:p>
    <w:p w14:paraId="519F7BDA" w14:textId="3ECEA761" w:rsidR="00DF5B11" w:rsidRPr="003E245E" w:rsidRDefault="00F74768" w:rsidP="00F74768">
      <w:pPr>
        <w:pStyle w:val="Caption"/>
        <w:jc w:val="center"/>
        <w:rPr>
          <w:rFonts w:ascii="Times New Roman" w:hAnsi="Times New Roman" w:cs="Times New Roman"/>
          <w:bCs/>
          <w:i w:val="0"/>
          <w:iCs w:val="0"/>
          <w:color w:val="auto"/>
          <w:sz w:val="26"/>
          <w:szCs w:val="26"/>
        </w:rPr>
      </w:pPr>
      <w:bookmarkStart w:id="1214" w:name="_Toc35958739"/>
      <w:bookmarkStart w:id="1215" w:name="_Toc37241642"/>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12</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Sinh viên</w:t>
      </w:r>
      <w:bookmarkEnd w:id="1214"/>
      <w:bookmarkEnd w:id="1215"/>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DF5B11" w:rsidRPr="003E245E" w14:paraId="36F3971A" w14:textId="77777777" w:rsidTr="006227DB">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6E5F4963"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588F4A15"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0C19EFDC"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5A13716F"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DF5B11" w:rsidRPr="003E245E" w14:paraId="1465657D"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39F889E0"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48445CE8" wp14:editId="01AD16B6">
                      <wp:extent cx="108204" cy="108966"/>
                      <wp:effectExtent l="0" t="0" r="0" b="0"/>
                      <wp:docPr id="117389"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117390"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391"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7BC88BCF"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" path="m,l107442,r,108204l,108204,,e" fillcolor="black" stroked="f" strokeweight="0">
                        <v:stroke miterlimit="83231f" joinstyle="miter"/>
                        <v:path arrowok="t" textboxrect="0,0,107442,108204"/>
                      </v:sha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0ECE3084"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1727FF23"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7473AA9E" w14:textId="6125FBF9" w:rsidR="00DF5B11" w:rsidRPr="003E245E" w:rsidRDefault="00DF5B11"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 xml:space="preserve">Mã </w:t>
            </w:r>
            <w:r w:rsidR="003A44B9" w:rsidRPr="003E245E">
              <w:rPr>
                <w:rFonts w:ascii="Times New Roman" w:hAnsi="Times New Roman" w:cs="Times New Roman"/>
                <w:bCs/>
                <w:sz w:val="26"/>
                <w:szCs w:val="26"/>
              </w:rPr>
              <w:t>sinh viên</w:t>
            </w:r>
            <w:r w:rsidRPr="003E245E">
              <w:rPr>
                <w:rFonts w:ascii="Times New Roman" w:hAnsi="Times New Roman" w:cs="Times New Roman"/>
                <w:bCs/>
                <w:sz w:val="26"/>
                <w:szCs w:val="26"/>
              </w:rPr>
              <w:t xml:space="preserve"> của hệ thống, tự động tăng.</w:t>
            </w:r>
          </w:p>
        </w:tc>
      </w:tr>
      <w:tr w:rsidR="00DF5B11" w:rsidRPr="003E245E" w14:paraId="03F81636" w14:textId="77777777" w:rsidTr="006227DB">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10F32A14" w14:textId="77777777" w:rsidR="00DF5B11" w:rsidRPr="003E245E" w:rsidRDefault="00DF5B11" w:rsidP="00DF5B11">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5BA2078C" w14:textId="1CAFBE07"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mssv</w:t>
            </w:r>
          </w:p>
        </w:tc>
        <w:tc>
          <w:tcPr>
            <w:tcW w:w="1984" w:type="dxa"/>
            <w:tcBorders>
              <w:top w:val="single" w:sz="4" w:space="0" w:color="7F7F7F"/>
              <w:left w:val="single" w:sz="4" w:space="0" w:color="7F7F7F"/>
              <w:bottom w:val="single" w:sz="4" w:space="0" w:color="7F7F7F"/>
              <w:right w:val="single" w:sz="4" w:space="0" w:color="7F7F7F"/>
            </w:tcBorders>
          </w:tcPr>
          <w:p w14:paraId="72086E3B" w14:textId="4E4F6192"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Char (15)</w:t>
            </w:r>
          </w:p>
        </w:tc>
        <w:tc>
          <w:tcPr>
            <w:tcW w:w="3981" w:type="dxa"/>
            <w:tcBorders>
              <w:top w:val="single" w:sz="4" w:space="0" w:color="7F7F7F"/>
              <w:left w:val="single" w:sz="4" w:space="0" w:color="7F7F7F"/>
              <w:bottom w:val="single" w:sz="4" w:space="0" w:color="7F7F7F"/>
              <w:right w:val="single" w:sz="2" w:space="0" w:color="7F7F7F"/>
            </w:tcBorders>
          </w:tcPr>
          <w:p w14:paraId="4879CE9C" w14:textId="44409E3D"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số sinh viên</w:t>
            </w:r>
          </w:p>
        </w:tc>
      </w:tr>
      <w:tr w:rsidR="00DF5B11" w:rsidRPr="003E245E" w14:paraId="30894F3F" w14:textId="77777777" w:rsidTr="006227DB">
        <w:trPr>
          <w:trHeight w:val="520"/>
        </w:trPr>
        <w:tc>
          <w:tcPr>
            <w:tcW w:w="543" w:type="dxa"/>
            <w:tcBorders>
              <w:top w:val="single" w:sz="4" w:space="0" w:color="7F7F7F"/>
              <w:left w:val="single" w:sz="4" w:space="0" w:color="7F7F7F"/>
              <w:bottom w:val="single" w:sz="4" w:space="0" w:color="7F7F7F"/>
              <w:right w:val="single" w:sz="4" w:space="0" w:color="7F7F7F"/>
            </w:tcBorders>
          </w:tcPr>
          <w:p w14:paraId="5F78B96E"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56EAA6C" w14:textId="7775B281"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hochulot</w:t>
            </w:r>
          </w:p>
        </w:tc>
        <w:tc>
          <w:tcPr>
            <w:tcW w:w="1984" w:type="dxa"/>
            <w:tcBorders>
              <w:top w:val="single" w:sz="4" w:space="0" w:color="7F7F7F"/>
              <w:left w:val="single" w:sz="4" w:space="0" w:color="7F7F7F"/>
              <w:bottom w:val="single" w:sz="4" w:space="0" w:color="7F7F7F"/>
              <w:right w:val="single" w:sz="4" w:space="0" w:color="7F7F7F"/>
            </w:tcBorders>
          </w:tcPr>
          <w:p w14:paraId="718CB591" w14:textId="220ADEF6"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Char(100)</w:t>
            </w:r>
          </w:p>
        </w:tc>
        <w:tc>
          <w:tcPr>
            <w:tcW w:w="3981" w:type="dxa"/>
            <w:tcBorders>
              <w:top w:val="single" w:sz="4" w:space="0" w:color="7F7F7F"/>
              <w:left w:val="single" w:sz="4" w:space="0" w:color="7F7F7F"/>
              <w:bottom w:val="single" w:sz="4" w:space="0" w:color="7F7F7F"/>
              <w:right w:val="single" w:sz="2" w:space="0" w:color="7F7F7F"/>
            </w:tcBorders>
          </w:tcPr>
          <w:p w14:paraId="3E1E6EB1" w14:textId="2AF704CC"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Họ chữ lót</w:t>
            </w:r>
          </w:p>
        </w:tc>
      </w:tr>
      <w:tr w:rsidR="00DF5B11" w:rsidRPr="003E245E" w14:paraId="537B18F0"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1EB200A6"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2DCFB533" w14:textId="352CDD94"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ten</w:t>
            </w:r>
          </w:p>
        </w:tc>
        <w:tc>
          <w:tcPr>
            <w:tcW w:w="1984" w:type="dxa"/>
            <w:tcBorders>
              <w:top w:val="single" w:sz="4" w:space="0" w:color="7F7F7F"/>
              <w:left w:val="single" w:sz="4" w:space="0" w:color="7F7F7F"/>
              <w:bottom w:val="single" w:sz="4" w:space="0" w:color="7F7F7F"/>
              <w:right w:val="single" w:sz="4" w:space="0" w:color="7F7F7F"/>
            </w:tcBorders>
          </w:tcPr>
          <w:p w14:paraId="146737A7" w14:textId="31D74DDE"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C</w:t>
            </w:r>
            <w:r w:rsidR="00DF5B11" w:rsidRPr="003E245E">
              <w:rPr>
                <w:rFonts w:ascii="Times New Roman" w:hAnsi="Times New Roman" w:cs="Times New Roman"/>
                <w:bCs/>
                <w:sz w:val="26"/>
                <w:szCs w:val="26"/>
              </w:rPr>
              <w:t>har(</w:t>
            </w:r>
            <w:r w:rsidRPr="003E245E">
              <w:rPr>
                <w:rFonts w:ascii="Times New Roman" w:hAnsi="Times New Roman" w:cs="Times New Roman"/>
                <w:bCs/>
                <w:sz w:val="26"/>
                <w:szCs w:val="26"/>
              </w:rPr>
              <w:t>50</w:t>
            </w:r>
            <w:r w:rsidR="00DF5B11" w:rsidRPr="003E245E">
              <w:rPr>
                <w:rFonts w:ascii="Times New Roman" w:hAnsi="Times New Roman" w:cs="Times New Roman"/>
                <w:bCs/>
                <w:sz w:val="26"/>
                <w:szCs w:val="26"/>
              </w:rPr>
              <w:t>)</w:t>
            </w:r>
          </w:p>
        </w:tc>
        <w:tc>
          <w:tcPr>
            <w:tcW w:w="3981" w:type="dxa"/>
            <w:tcBorders>
              <w:top w:val="single" w:sz="4" w:space="0" w:color="7F7F7F"/>
              <w:left w:val="single" w:sz="4" w:space="0" w:color="7F7F7F"/>
              <w:bottom w:val="single" w:sz="4" w:space="0" w:color="7F7F7F"/>
              <w:right w:val="single" w:sz="2" w:space="0" w:color="7F7F7F"/>
            </w:tcBorders>
          </w:tcPr>
          <w:p w14:paraId="56CEB824" w14:textId="3BF64B33" w:rsidR="00DF5B11" w:rsidRPr="003E245E" w:rsidRDefault="003A44B9"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Tên</w:t>
            </w:r>
          </w:p>
        </w:tc>
      </w:tr>
      <w:tr w:rsidR="00DF5B11" w:rsidRPr="003E245E" w14:paraId="6CA7CF09"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3478A38D"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3273570" w14:textId="12138881" w:rsidR="00DF5B11" w:rsidRPr="003E245E" w:rsidRDefault="003A44B9"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gioitinh</w:t>
            </w:r>
          </w:p>
        </w:tc>
        <w:tc>
          <w:tcPr>
            <w:tcW w:w="1984" w:type="dxa"/>
            <w:tcBorders>
              <w:top w:val="single" w:sz="4" w:space="0" w:color="7F7F7F"/>
              <w:left w:val="single" w:sz="4" w:space="0" w:color="7F7F7F"/>
              <w:bottom w:val="single" w:sz="4" w:space="0" w:color="7F7F7F"/>
              <w:right w:val="single" w:sz="4" w:space="0" w:color="7F7F7F"/>
            </w:tcBorders>
          </w:tcPr>
          <w:p w14:paraId="6239BBAA" w14:textId="7A50E468" w:rsidR="00DF5B11" w:rsidRPr="003E245E" w:rsidRDefault="003A44B9"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tinyint(4)</w:t>
            </w:r>
          </w:p>
        </w:tc>
        <w:tc>
          <w:tcPr>
            <w:tcW w:w="3981" w:type="dxa"/>
            <w:tcBorders>
              <w:top w:val="single" w:sz="4" w:space="0" w:color="7F7F7F"/>
              <w:left w:val="single" w:sz="4" w:space="0" w:color="7F7F7F"/>
              <w:bottom w:val="single" w:sz="4" w:space="0" w:color="7F7F7F"/>
              <w:right w:val="single" w:sz="2" w:space="0" w:color="7F7F7F"/>
            </w:tcBorders>
          </w:tcPr>
          <w:p w14:paraId="5BE14884" w14:textId="234BED04" w:rsidR="00DF5B11" w:rsidRPr="003E245E" w:rsidRDefault="00687457"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Giới tính</w:t>
            </w:r>
          </w:p>
        </w:tc>
      </w:tr>
      <w:tr w:rsidR="00687457" w:rsidRPr="003E245E" w14:paraId="33932098"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6D697021" w14:textId="77777777" w:rsidR="00687457" w:rsidRPr="003E245E" w:rsidRDefault="00687457"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00FF8952" w14:textId="4134B875" w:rsidR="00687457" w:rsidRPr="003E245E" w:rsidRDefault="00687457"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ngaysinh</w:t>
            </w:r>
          </w:p>
        </w:tc>
        <w:tc>
          <w:tcPr>
            <w:tcW w:w="1984" w:type="dxa"/>
            <w:tcBorders>
              <w:top w:val="single" w:sz="4" w:space="0" w:color="7F7F7F"/>
              <w:left w:val="single" w:sz="4" w:space="0" w:color="7F7F7F"/>
              <w:bottom w:val="single" w:sz="4" w:space="0" w:color="7F7F7F"/>
              <w:right w:val="single" w:sz="4" w:space="0" w:color="7F7F7F"/>
            </w:tcBorders>
          </w:tcPr>
          <w:p w14:paraId="6643AE7B" w14:textId="4799EF8F" w:rsidR="00687457" w:rsidRPr="003E245E" w:rsidRDefault="00687457"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date</w:t>
            </w:r>
          </w:p>
        </w:tc>
        <w:tc>
          <w:tcPr>
            <w:tcW w:w="3981" w:type="dxa"/>
            <w:tcBorders>
              <w:top w:val="single" w:sz="4" w:space="0" w:color="7F7F7F"/>
              <w:left w:val="single" w:sz="4" w:space="0" w:color="7F7F7F"/>
              <w:bottom w:val="single" w:sz="4" w:space="0" w:color="7F7F7F"/>
              <w:right w:val="single" w:sz="2" w:space="0" w:color="7F7F7F"/>
            </w:tcBorders>
          </w:tcPr>
          <w:p w14:paraId="4D899E85" w14:textId="31004A16" w:rsidR="00687457" w:rsidRPr="003E245E" w:rsidRDefault="00687457"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sinh</w:t>
            </w:r>
          </w:p>
        </w:tc>
      </w:tr>
      <w:tr w:rsidR="00687457" w:rsidRPr="003E245E" w14:paraId="67B40C28"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0965C1F9" w14:textId="77777777" w:rsidR="00687457" w:rsidRPr="003E245E" w:rsidRDefault="00687457"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FCF2E33" w14:textId="74D1BCD9" w:rsidR="00687457" w:rsidRPr="003E245E" w:rsidRDefault="00687457"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Email_agu</w:t>
            </w:r>
          </w:p>
        </w:tc>
        <w:tc>
          <w:tcPr>
            <w:tcW w:w="1984" w:type="dxa"/>
            <w:tcBorders>
              <w:top w:val="single" w:sz="4" w:space="0" w:color="7F7F7F"/>
              <w:left w:val="single" w:sz="4" w:space="0" w:color="7F7F7F"/>
              <w:bottom w:val="single" w:sz="4" w:space="0" w:color="7F7F7F"/>
              <w:right w:val="single" w:sz="4" w:space="0" w:color="7F7F7F"/>
            </w:tcBorders>
          </w:tcPr>
          <w:p w14:paraId="6A2C0B9A" w14:textId="637A21F7" w:rsidR="00687457" w:rsidRPr="003E245E" w:rsidRDefault="00687457"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Varchar(150)</w:t>
            </w:r>
          </w:p>
        </w:tc>
        <w:tc>
          <w:tcPr>
            <w:tcW w:w="3981" w:type="dxa"/>
            <w:tcBorders>
              <w:top w:val="single" w:sz="4" w:space="0" w:color="7F7F7F"/>
              <w:left w:val="single" w:sz="4" w:space="0" w:color="7F7F7F"/>
              <w:bottom w:val="single" w:sz="4" w:space="0" w:color="7F7F7F"/>
              <w:right w:val="single" w:sz="2" w:space="0" w:color="7F7F7F"/>
            </w:tcBorders>
          </w:tcPr>
          <w:p w14:paraId="36C6122D" w14:textId="547B4C23" w:rsidR="00687457" w:rsidRPr="003E245E" w:rsidRDefault="00687457"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Email agu</w:t>
            </w:r>
          </w:p>
        </w:tc>
      </w:tr>
      <w:tr w:rsidR="00687457" w:rsidRPr="003E245E" w14:paraId="3DED8601"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71234122" w14:textId="77777777" w:rsidR="00687457" w:rsidRPr="003E245E" w:rsidRDefault="00687457"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70869FAC" w14:textId="231C7BDA" w:rsidR="00687457" w:rsidRPr="003E245E" w:rsidRDefault="00687457"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Cmnd</w:t>
            </w:r>
          </w:p>
        </w:tc>
        <w:tc>
          <w:tcPr>
            <w:tcW w:w="1984" w:type="dxa"/>
            <w:tcBorders>
              <w:top w:val="single" w:sz="4" w:space="0" w:color="7F7F7F"/>
              <w:left w:val="single" w:sz="4" w:space="0" w:color="7F7F7F"/>
              <w:bottom w:val="single" w:sz="4" w:space="0" w:color="7F7F7F"/>
              <w:right w:val="single" w:sz="4" w:space="0" w:color="7F7F7F"/>
            </w:tcBorders>
          </w:tcPr>
          <w:p w14:paraId="77A88018" w14:textId="09C45596" w:rsidR="00687457" w:rsidRPr="003E245E" w:rsidRDefault="00687457"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 (10)</w:t>
            </w:r>
          </w:p>
        </w:tc>
        <w:tc>
          <w:tcPr>
            <w:tcW w:w="3981" w:type="dxa"/>
            <w:tcBorders>
              <w:top w:val="single" w:sz="4" w:space="0" w:color="7F7F7F"/>
              <w:left w:val="single" w:sz="4" w:space="0" w:color="7F7F7F"/>
              <w:bottom w:val="single" w:sz="4" w:space="0" w:color="7F7F7F"/>
              <w:right w:val="single" w:sz="2" w:space="0" w:color="7F7F7F"/>
            </w:tcBorders>
          </w:tcPr>
          <w:p w14:paraId="1647073E" w14:textId="6A308C1E" w:rsidR="00687457" w:rsidRPr="003E245E" w:rsidRDefault="00687457"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Chứng minh nhân dân</w:t>
            </w:r>
          </w:p>
        </w:tc>
      </w:tr>
      <w:tr w:rsidR="00687457" w:rsidRPr="003E245E" w14:paraId="6B60B08D"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70E555BF" w14:textId="77777777" w:rsidR="00687457" w:rsidRPr="003E245E" w:rsidRDefault="00687457"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29176312" w14:textId="1FCE63A9" w:rsidR="00687457" w:rsidRPr="003E245E" w:rsidRDefault="00687457"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Lop_id</w:t>
            </w:r>
          </w:p>
        </w:tc>
        <w:tc>
          <w:tcPr>
            <w:tcW w:w="1984" w:type="dxa"/>
            <w:tcBorders>
              <w:top w:val="single" w:sz="4" w:space="0" w:color="7F7F7F"/>
              <w:left w:val="single" w:sz="4" w:space="0" w:color="7F7F7F"/>
              <w:bottom w:val="single" w:sz="4" w:space="0" w:color="7F7F7F"/>
              <w:right w:val="single" w:sz="4" w:space="0" w:color="7F7F7F"/>
            </w:tcBorders>
          </w:tcPr>
          <w:p w14:paraId="01406590" w14:textId="5AF3754B" w:rsidR="00687457" w:rsidRPr="003E245E" w:rsidRDefault="00687457"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 (10)</w:t>
            </w:r>
          </w:p>
        </w:tc>
        <w:tc>
          <w:tcPr>
            <w:tcW w:w="3981" w:type="dxa"/>
            <w:tcBorders>
              <w:top w:val="single" w:sz="4" w:space="0" w:color="7F7F7F"/>
              <w:left w:val="single" w:sz="4" w:space="0" w:color="7F7F7F"/>
              <w:bottom w:val="single" w:sz="4" w:space="0" w:color="7F7F7F"/>
              <w:right w:val="single" w:sz="2" w:space="0" w:color="7F7F7F"/>
            </w:tcBorders>
          </w:tcPr>
          <w:p w14:paraId="1E84E562" w14:textId="5373462B" w:rsidR="00687457" w:rsidRPr="003E245E" w:rsidRDefault="00687457"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lớp</w:t>
            </w:r>
          </w:p>
        </w:tc>
      </w:tr>
      <w:tr w:rsidR="00687457" w:rsidRPr="003E245E" w14:paraId="7D84ADF5"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0D44D81B" w14:textId="77777777" w:rsidR="00687457" w:rsidRPr="003E245E" w:rsidRDefault="00687457"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25234B38" w14:textId="4766F09E" w:rsidR="00687457" w:rsidRPr="003E245E" w:rsidRDefault="00687457"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Diemtrungtuyen</w:t>
            </w:r>
          </w:p>
        </w:tc>
        <w:tc>
          <w:tcPr>
            <w:tcW w:w="1984" w:type="dxa"/>
            <w:tcBorders>
              <w:top w:val="single" w:sz="4" w:space="0" w:color="7F7F7F"/>
              <w:left w:val="single" w:sz="4" w:space="0" w:color="7F7F7F"/>
              <w:bottom w:val="single" w:sz="4" w:space="0" w:color="7F7F7F"/>
              <w:right w:val="single" w:sz="4" w:space="0" w:color="7F7F7F"/>
            </w:tcBorders>
          </w:tcPr>
          <w:p w14:paraId="56095ACA" w14:textId="0BBBE9F4" w:rsidR="00687457" w:rsidRPr="003E245E" w:rsidRDefault="00687457"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Float</w:t>
            </w:r>
          </w:p>
        </w:tc>
        <w:tc>
          <w:tcPr>
            <w:tcW w:w="3981" w:type="dxa"/>
            <w:tcBorders>
              <w:top w:val="single" w:sz="4" w:space="0" w:color="7F7F7F"/>
              <w:left w:val="single" w:sz="4" w:space="0" w:color="7F7F7F"/>
              <w:bottom w:val="single" w:sz="4" w:space="0" w:color="7F7F7F"/>
              <w:right w:val="single" w:sz="2" w:space="0" w:color="7F7F7F"/>
            </w:tcBorders>
          </w:tcPr>
          <w:p w14:paraId="3FECE11B" w14:textId="7CEE4E0C" w:rsidR="00687457" w:rsidRPr="003E245E" w:rsidRDefault="00687457"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Điểm trúng tuyến</w:t>
            </w:r>
          </w:p>
        </w:tc>
      </w:tr>
      <w:tr w:rsidR="00687457" w:rsidRPr="003E245E" w14:paraId="19CB9871"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630A37C2" w14:textId="77777777" w:rsidR="00687457" w:rsidRPr="003E245E" w:rsidRDefault="00687457"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A09F927" w14:textId="0F5993E4" w:rsidR="00687457" w:rsidRPr="003E245E" w:rsidRDefault="00687457"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Hinhthe</w:t>
            </w:r>
          </w:p>
        </w:tc>
        <w:tc>
          <w:tcPr>
            <w:tcW w:w="1984" w:type="dxa"/>
            <w:tcBorders>
              <w:top w:val="single" w:sz="4" w:space="0" w:color="7F7F7F"/>
              <w:left w:val="single" w:sz="4" w:space="0" w:color="7F7F7F"/>
              <w:bottom w:val="single" w:sz="4" w:space="0" w:color="7F7F7F"/>
              <w:right w:val="single" w:sz="4" w:space="0" w:color="7F7F7F"/>
            </w:tcBorders>
          </w:tcPr>
          <w:p w14:paraId="0BA80152" w14:textId="64F9E20F" w:rsidR="00687457" w:rsidRPr="003E245E" w:rsidRDefault="00687457"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 (150)</w:t>
            </w:r>
          </w:p>
        </w:tc>
        <w:tc>
          <w:tcPr>
            <w:tcW w:w="3981" w:type="dxa"/>
            <w:tcBorders>
              <w:top w:val="single" w:sz="4" w:space="0" w:color="7F7F7F"/>
              <w:left w:val="single" w:sz="4" w:space="0" w:color="7F7F7F"/>
              <w:bottom w:val="single" w:sz="4" w:space="0" w:color="7F7F7F"/>
              <w:right w:val="single" w:sz="2" w:space="0" w:color="7F7F7F"/>
            </w:tcBorders>
          </w:tcPr>
          <w:p w14:paraId="47476A73" w14:textId="4A7E23AC" w:rsidR="00687457" w:rsidRPr="003E245E" w:rsidRDefault="00687457"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Hình thẻ</w:t>
            </w:r>
          </w:p>
        </w:tc>
      </w:tr>
      <w:tr w:rsidR="00DF5B11" w:rsidRPr="003E245E" w14:paraId="1A198F48"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7CBE795D"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242D09C"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4849B2D5"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4E5E7E21" w14:textId="77777777" w:rsidR="00DF5B11" w:rsidRPr="003E245E" w:rsidRDefault="00DF5B11" w:rsidP="006227DB">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DF5B11" w:rsidRPr="003E245E" w14:paraId="22A2D1D3" w14:textId="77777777" w:rsidTr="006227DB">
        <w:trPr>
          <w:trHeight w:val="480"/>
        </w:trPr>
        <w:tc>
          <w:tcPr>
            <w:tcW w:w="543" w:type="dxa"/>
            <w:tcBorders>
              <w:top w:val="single" w:sz="4" w:space="0" w:color="7F7F7F"/>
              <w:left w:val="single" w:sz="4" w:space="0" w:color="7F7F7F"/>
              <w:bottom w:val="single" w:sz="4" w:space="0" w:color="7F7F7F"/>
              <w:right w:val="single" w:sz="4" w:space="0" w:color="7F7F7F"/>
            </w:tcBorders>
          </w:tcPr>
          <w:p w14:paraId="619A8815" w14:textId="77777777" w:rsidR="00DF5B11" w:rsidRPr="003E245E" w:rsidRDefault="00DF5B11" w:rsidP="00DF5B11">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0063800C" w14:textId="77777777" w:rsidR="00DF5B11" w:rsidRPr="003E245E" w:rsidRDefault="00DF5B11" w:rsidP="00DF5B11">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w:t>
            </w:r>
            <w:r w:rsidRPr="003E245E">
              <w:rPr>
                <w:rFonts w:ascii="Times New Roman" w:hAnsi="Times New Roman" w:cs="Times New Roman"/>
                <w:bCs/>
                <w:color w:val="000000"/>
                <w:sz w:val="26"/>
                <w:szCs w:val="26"/>
                <w:shd w:val="clear" w:color="auto" w:fill="FFFFFF"/>
              </w:rPr>
              <w:t>_at</w:t>
            </w:r>
          </w:p>
        </w:tc>
        <w:tc>
          <w:tcPr>
            <w:tcW w:w="1984" w:type="dxa"/>
            <w:tcBorders>
              <w:top w:val="single" w:sz="4" w:space="0" w:color="7F7F7F"/>
              <w:left w:val="single" w:sz="4" w:space="0" w:color="7F7F7F"/>
              <w:bottom w:val="single" w:sz="4" w:space="0" w:color="7F7F7F"/>
              <w:right w:val="single" w:sz="4" w:space="0" w:color="7F7F7F"/>
            </w:tcBorders>
          </w:tcPr>
          <w:p w14:paraId="04340DDA" w14:textId="77777777" w:rsidR="00DF5B11" w:rsidRPr="003E245E" w:rsidRDefault="00DF5B11" w:rsidP="00DF5B11">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5C040E3B" w14:textId="77777777" w:rsidR="00DF5B11" w:rsidRPr="003E245E" w:rsidRDefault="00DF5B11" w:rsidP="006227DB">
            <w:pPr>
              <w:keepNext/>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5B585DEC" w14:textId="77777777" w:rsidR="00DF5B11" w:rsidRPr="003E245E" w:rsidRDefault="00DF5B11" w:rsidP="00DF5B11">
      <w:pPr>
        <w:pStyle w:val="ListParagraph"/>
        <w:ind w:left="0" w:right="-284"/>
        <w:jc w:val="both"/>
        <w:rPr>
          <w:rFonts w:ascii="Times New Roman" w:hAnsi="Times New Roman" w:cs="Times New Roman"/>
          <w:bCs/>
          <w:sz w:val="26"/>
          <w:szCs w:val="26"/>
        </w:rPr>
      </w:pPr>
    </w:p>
    <w:p w14:paraId="68CCBC38" w14:textId="2522E212" w:rsidR="00686EC4" w:rsidRPr="003E245E" w:rsidRDefault="00686EC4" w:rsidP="00686EC4">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t>Bảng Thông báo</w:t>
      </w:r>
    </w:p>
    <w:p w14:paraId="4CE13ADE" w14:textId="0D36639C" w:rsidR="00686EC4" w:rsidRPr="003E245E" w:rsidRDefault="00686EC4" w:rsidP="00686EC4">
      <w:pPr>
        <w:pStyle w:val="Caption"/>
        <w:jc w:val="center"/>
        <w:rPr>
          <w:rFonts w:ascii="Times New Roman" w:hAnsi="Times New Roman" w:cs="Times New Roman"/>
          <w:bCs/>
          <w:i w:val="0"/>
          <w:iCs w:val="0"/>
          <w:color w:val="auto"/>
          <w:sz w:val="26"/>
          <w:szCs w:val="26"/>
        </w:rPr>
      </w:pPr>
      <w:bookmarkStart w:id="1216" w:name="_Toc37241643"/>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13</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Thông báo</w:t>
      </w:r>
      <w:bookmarkEnd w:id="1216"/>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686EC4" w:rsidRPr="003E245E" w14:paraId="0AB1BF22" w14:textId="77777777" w:rsidTr="00AE5A56">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65404744"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6DFAED38" w14:textId="77777777"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4E6B5E4D"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080D8B9D" w14:textId="77777777"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686EC4" w:rsidRPr="003E245E" w14:paraId="58208144" w14:textId="77777777" w:rsidTr="00AE5A56">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5FFE3E90"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02048ACE" wp14:editId="034DA973">
                      <wp:extent cx="108204" cy="108966"/>
                      <wp:effectExtent l="0" t="0" r="0" b="0"/>
                      <wp:docPr id="16"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17"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45875652"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" path="m,l107442,r,108204l,108204,,e" fillcolor="black" stroked="f" strokeweight="0">
                        <v:stroke miterlimit="83231f" joinstyle="miter"/>
                        <v:path arrowok="t" textboxrect="0,0,107442,108204"/>
                      </v:sha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37B2F188"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66E8B25D" w14:textId="77777777"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080F9053" w14:textId="53BCEB53" w:rsidR="00686EC4" w:rsidRPr="003E245E" w:rsidRDefault="00686EC4"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thông báo của hệ thống, tự động tăng.</w:t>
            </w:r>
          </w:p>
        </w:tc>
      </w:tr>
      <w:tr w:rsidR="00686EC4" w:rsidRPr="003E245E" w14:paraId="27B937EC" w14:textId="77777777" w:rsidTr="00AE5A56">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720BE19F" w14:textId="77777777" w:rsidR="00686EC4" w:rsidRPr="003E245E" w:rsidRDefault="00686EC4" w:rsidP="00AE5A56">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4CDB7B62" w14:textId="408D03F1"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tieude</w:t>
            </w:r>
          </w:p>
        </w:tc>
        <w:tc>
          <w:tcPr>
            <w:tcW w:w="1984" w:type="dxa"/>
            <w:tcBorders>
              <w:top w:val="single" w:sz="4" w:space="0" w:color="7F7F7F"/>
              <w:left w:val="single" w:sz="4" w:space="0" w:color="7F7F7F"/>
              <w:bottom w:val="single" w:sz="4" w:space="0" w:color="7F7F7F"/>
              <w:right w:val="single" w:sz="4" w:space="0" w:color="7F7F7F"/>
            </w:tcBorders>
          </w:tcPr>
          <w:p w14:paraId="1B194ABA" w14:textId="2D8B53D2"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 (255)</w:t>
            </w:r>
          </w:p>
        </w:tc>
        <w:tc>
          <w:tcPr>
            <w:tcW w:w="3981" w:type="dxa"/>
            <w:tcBorders>
              <w:top w:val="single" w:sz="4" w:space="0" w:color="7F7F7F"/>
              <w:left w:val="single" w:sz="4" w:space="0" w:color="7F7F7F"/>
              <w:bottom w:val="single" w:sz="4" w:space="0" w:color="7F7F7F"/>
              <w:right w:val="single" w:sz="2" w:space="0" w:color="7F7F7F"/>
            </w:tcBorders>
          </w:tcPr>
          <w:p w14:paraId="3454792B" w14:textId="35B762A7" w:rsidR="00686EC4" w:rsidRPr="003E245E" w:rsidRDefault="00686EC4"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Tiêu đề thông báo</w:t>
            </w:r>
          </w:p>
        </w:tc>
      </w:tr>
      <w:tr w:rsidR="00686EC4" w:rsidRPr="003E245E" w14:paraId="37DD7EEA" w14:textId="77777777" w:rsidTr="00AE5A56">
        <w:trPr>
          <w:trHeight w:val="520"/>
        </w:trPr>
        <w:tc>
          <w:tcPr>
            <w:tcW w:w="543" w:type="dxa"/>
            <w:tcBorders>
              <w:top w:val="single" w:sz="4" w:space="0" w:color="7F7F7F"/>
              <w:left w:val="single" w:sz="4" w:space="0" w:color="7F7F7F"/>
              <w:bottom w:val="single" w:sz="4" w:space="0" w:color="7F7F7F"/>
              <w:right w:val="single" w:sz="4" w:space="0" w:color="7F7F7F"/>
            </w:tcBorders>
          </w:tcPr>
          <w:p w14:paraId="07A30F49" w14:textId="77777777" w:rsidR="00686EC4" w:rsidRPr="003E245E" w:rsidRDefault="00686EC4" w:rsidP="00686EC4">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158E1FFD" w14:textId="19EE7D9C" w:rsidR="00686EC4" w:rsidRPr="003E245E" w:rsidRDefault="00686EC4" w:rsidP="00686EC4">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slug</w:t>
            </w:r>
          </w:p>
        </w:tc>
        <w:tc>
          <w:tcPr>
            <w:tcW w:w="1984" w:type="dxa"/>
            <w:tcBorders>
              <w:top w:val="single" w:sz="4" w:space="0" w:color="7F7F7F"/>
              <w:left w:val="single" w:sz="4" w:space="0" w:color="7F7F7F"/>
              <w:bottom w:val="single" w:sz="4" w:space="0" w:color="7F7F7F"/>
              <w:right w:val="single" w:sz="4" w:space="0" w:color="7F7F7F"/>
            </w:tcBorders>
          </w:tcPr>
          <w:p w14:paraId="086DF6CB" w14:textId="2102B85B" w:rsidR="00686EC4" w:rsidRPr="003E245E" w:rsidRDefault="00686EC4" w:rsidP="00686EC4">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 (255)</w:t>
            </w:r>
          </w:p>
        </w:tc>
        <w:tc>
          <w:tcPr>
            <w:tcW w:w="3981" w:type="dxa"/>
            <w:tcBorders>
              <w:top w:val="single" w:sz="4" w:space="0" w:color="7F7F7F"/>
              <w:left w:val="single" w:sz="4" w:space="0" w:color="7F7F7F"/>
              <w:bottom w:val="single" w:sz="4" w:space="0" w:color="7F7F7F"/>
              <w:right w:val="single" w:sz="2" w:space="0" w:color="7F7F7F"/>
            </w:tcBorders>
          </w:tcPr>
          <w:p w14:paraId="7DA180F7" w14:textId="1CAF02D3" w:rsidR="00686EC4" w:rsidRPr="003E245E" w:rsidRDefault="00686EC4" w:rsidP="00686EC4">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Tiêu đề không dấu</w:t>
            </w:r>
          </w:p>
        </w:tc>
      </w:tr>
      <w:tr w:rsidR="00686EC4" w:rsidRPr="003E245E" w14:paraId="2B03FA68"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475AA229"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7B0BDFD9" w14:textId="224A44FD"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Id_nguoidang</w:t>
            </w:r>
          </w:p>
        </w:tc>
        <w:tc>
          <w:tcPr>
            <w:tcW w:w="1984" w:type="dxa"/>
            <w:tcBorders>
              <w:top w:val="single" w:sz="4" w:space="0" w:color="7F7F7F"/>
              <w:left w:val="single" w:sz="4" w:space="0" w:color="7F7F7F"/>
              <w:bottom w:val="single" w:sz="4" w:space="0" w:color="7F7F7F"/>
              <w:right w:val="single" w:sz="4" w:space="0" w:color="7F7F7F"/>
            </w:tcBorders>
          </w:tcPr>
          <w:p w14:paraId="119789B0" w14:textId="0006C0A3"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7D89D02B" w14:textId="237F225A" w:rsidR="00686EC4" w:rsidRPr="003E245E" w:rsidRDefault="00686EC4"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người đăng</w:t>
            </w:r>
          </w:p>
        </w:tc>
      </w:tr>
      <w:tr w:rsidR="00686EC4" w:rsidRPr="003E245E" w14:paraId="1708882E"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1E4B5690" w14:textId="77777777" w:rsidR="00686EC4" w:rsidRPr="003E245E" w:rsidRDefault="00686EC4"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4B44917A" w14:textId="4C2897D6"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noidung</w:t>
            </w:r>
          </w:p>
        </w:tc>
        <w:tc>
          <w:tcPr>
            <w:tcW w:w="1984" w:type="dxa"/>
            <w:tcBorders>
              <w:top w:val="single" w:sz="4" w:space="0" w:color="7F7F7F"/>
              <w:left w:val="single" w:sz="4" w:space="0" w:color="7F7F7F"/>
              <w:bottom w:val="single" w:sz="4" w:space="0" w:color="7F7F7F"/>
              <w:right w:val="single" w:sz="4" w:space="0" w:color="7F7F7F"/>
            </w:tcBorders>
          </w:tcPr>
          <w:p w14:paraId="208DD3E2" w14:textId="5ACD1093"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text</w:t>
            </w:r>
          </w:p>
        </w:tc>
        <w:tc>
          <w:tcPr>
            <w:tcW w:w="3981" w:type="dxa"/>
            <w:tcBorders>
              <w:top w:val="single" w:sz="4" w:space="0" w:color="7F7F7F"/>
              <w:left w:val="single" w:sz="4" w:space="0" w:color="7F7F7F"/>
              <w:bottom w:val="single" w:sz="4" w:space="0" w:color="7F7F7F"/>
              <w:right w:val="single" w:sz="2" w:space="0" w:color="7F7F7F"/>
            </w:tcBorders>
          </w:tcPr>
          <w:p w14:paraId="7C06416A" w14:textId="1CE0EA46" w:rsidR="00686EC4" w:rsidRPr="003E245E" w:rsidRDefault="00686EC4"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Nội dung thông báo</w:t>
            </w:r>
          </w:p>
        </w:tc>
      </w:tr>
      <w:tr w:rsidR="00686EC4" w:rsidRPr="003E245E" w14:paraId="66DB60EC"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3D5D0C2D" w14:textId="77777777" w:rsidR="00686EC4" w:rsidRPr="003E245E" w:rsidRDefault="00686EC4"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5A8EE6B"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Email_agu</w:t>
            </w:r>
          </w:p>
        </w:tc>
        <w:tc>
          <w:tcPr>
            <w:tcW w:w="1984" w:type="dxa"/>
            <w:tcBorders>
              <w:top w:val="single" w:sz="4" w:space="0" w:color="7F7F7F"/>
              <w:left w:val="single" w:sz="4" w:space="0" w:color="7F7F7F"/>
              <w:bottom w:val="single" w:sz="4" w:space="0" w:color="7F7F7F"/>
              <w:right w:val="single" w:sz="4" w:space="0" w:color="7F7F7F"/>
            </w:tcBorders>
          </w:tcPr>
          <w:p w14:paraId="2CCF5112" w14:textId="77777777"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Varchar(150)</w:t>
            </w:r>
          </w:p>
        </w:tc>
        <w:tc>
          <w:tcPr>
            <w:tcW w:w="3981" w:type="dxa"/>
            <w:tcBorders>
              <w:top w:val="single" w:sz="4" w:space="0" w:color="7F7F7F"/>
              <w:left w:val="single" w:sz="4" w:space="0" w:color="7F7F7F"/>
              <w:bottom w:val="single" w:sz="4" w:space="0" w:color="7F7F7F"/>
              <w:right w:val="single" w:sz="2" w:space="0" w:color="7F7F7F"/>
            </w:tcBorders>
          </w:tcPr>
          <w:p w14:paraId="2865DCFB" w14:textId="77777777" w:rsidR="00686EC4" w:rsidRPr="003E245E" w:rsidRDefault="00686EC4"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Email agu</w:t>
            </w:r>
          </w:p>
        </w:tc>
      </w:tr>
      <w:tr w:rsidR="00686EC4" w:rsidRPr="003E245E" w14:paraId="1C13B82E"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0922327A" w14:textId="77777777" w:rsidR="00686EC4" w:rsidRPr="003E245E" w:rsidRDefault="00686EC4"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7FF725A5" w14:textId="240CBF69"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Id_hocbong</w:t>
            </w:r>
          </w:p>
        </w:tc>
        <w:tc>
          <w:tcPr>
            <w:tcW w:w="1984" w:type="dxa"/>
            <w:tcBorders>
              <w:top w:val="single" w:sz="4" w:space="0" w:color="7F7F7F"/>
              <w:left w:val="single" w:sz="4" w:space="0" w:color="7F7F7F"/>
              <w:bottom w:val="single" w:sz="4" w:space="0" w:color="7F7F7F"/>
              <w:right w:val="single" w:sz="4" w:space="0" w:color="7F7F7F"/>
            </w:tcBorders>
          </w:tcPr>
          <w:p w14:paraId="476C150A" w14:textId="77777777"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 (10)</w:t>
            </w:r>
          </w:p>
        </w:tc>
        <w:tc>
          <w:tcPr>
            <w:tcW w:w="3981" w:type="dxa"/>
            <w:tcBorders>
              <w:top w:val="single" w:sz="4" w:space="0" w:color="7F7F7F"/>
              <w:left w:val="single" w:sz="4" w:space="0" w:color="7F7F7F"/>
              <w:bottom w:val="single" w:sz="4" w:space="0" w:color="7F7F7F"/>
              <w:right w:val="single" w:sz="2" w:space="0" w:color="7F7F7F"/>
            </w:tcBorders>
          </w:tcPr>
          <w:p w14:paraId="18700244" w14:textId="4C2A3F9E" w:rsidR="00686EC4" w:rsidRPr="003E245E" w:rsidRDefault="00686EC4"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học bổng</w:t>
            </w:r>
          </w:p>
        </w:tc>
      </w:tr>
      <w:tr w:rsidR="00686EC4" w:rsidRPr="003E245E" w14:paraId="178FDE21"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3B8D8F82" w14:textId="77777777" w:rsidR="00686EC4" w:rsidRPr="003E245E" w:rsidRDefault="00686EC4" w:rsidP="00686EC4">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40C73D0D" w14:textId="0F37776A" w:rsidR="00686EC4" w:rsidRPr="003E245E" w:rsidRDefault="00686EC4" w:rsidP="00686EC4">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trangthai</w:t>
            </w:r>
          </w:p>
        </w:tc>
        <w:tc>
          <w:tcPr>
            <w:tcW w:w="1984" w:type="dxa"/>
            <w:tcBorders>
              <w:top w:val="single" w:sz="4" w:space="0" w:color="7F7F7F"/>
              <w:left w:val="single" w:sz="4" w:space="0" w:color="7F7F7F"/>
              <w:bottom w:val="single" w:sz="4" w:space="0" w:color="7F7F7F"/>
              <w:right w:val="single" w:sz="4" w:space="0" w:color="7F7F7F"/>
            </w:tcBorders>
          </w:tcPr>
          <w:p w14:paraId="367DF8DC" w14:textId="1C7A1A07" w:rsidR="00686EC4" w:rsidRPr="003E245E" w:rsidRDefault="00686EC4" w:rsidP="00686EC4">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tinyint(4)</w:t>
            </w:r>
          </w:p>
        </w:tc>
        <w:tc>
          <w:tcPr>
            <w:tcW w:w="3981" w:type="dxa"/>
            <w:tcBorders>
              <w:top w:val="single" w:sz="4" w:space="0" w:color="7F7F7F"/>
              <w:left w:val="single" w:sz="4" w:space="0" w:color="7F7F7F"/>
              <w:bottom w:val="single" w:sz="4" w:space="0" w:color="7F7F7F"/>
              <w:right w:val="single" w:sz="2" w:space="0" w:color="7F7F7F"/>
            </w:tcBorders>
          </w:tcPr>
          <w:p w14:paraId="19C0E14C" w14:textId="625F0410" w:rsidR="00686EC4" w:rsidRPr="003E245E" w:rsidRDefault="00686EC4" w:rsidP="00686EC4">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Trạng thái của học bổng</w:t>
            </w:r>
          </w:p>
        </w:tc>
      </w:tr>
      <w:tr w:rsidR="00686EC4" w:rsidRPr="003E245E" w14:paraId="6382087B"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77F3F49D" w14:textId="77777777" w:rsidR="00686EC4" w:rsidRPr="003E245E" w:rsidRDefault="00686EC4"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64FC2072"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3775A788" w14:textId="77777777"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37A8D862" w14:textId="77777777" w:rsidR="00686EC4" w:rsidRPr="003E245E" w:rsidRDefault="00686EC4"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686EC4" w:rsidRPr="003E245E" w14:paraId="3720D7D3"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0E8C5192" w14:textId="77777777" w:rsidR="00686EC4" w:rsidRPr="003E245E" w:rsidRDefault="00686EC4"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821FD52" w14:textId="77777777" w:rsidR="00686EC4" w:rsidRPr="003E245E" w:rsidRDefault="00686EC4"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w:t>
            </w:r>
            <w:r w:rsidRPr="003E245E">
              <w:rPr>
                <w:rFonts w:ascii="Times New Roman" w:hAnsi="Times New Roman" w:cs="Times New Roman"/>
                <w:bCs/>
                <w:color w:val="000000"/>
                <w:sz w:val="26"/>
                <w:szCs w:val="26"/>
                <w:shd w:val="clear" w:color="auto" w:fill="FFFFFF"/>
              </w:rPr>
              <w:t>_at</w:t>
            </w:r>
          </w:p>
        </w:tc>
        <w:tc>
          <w:tcPr>
            <w:tcW w:w="1984" w:type="dxa"/>
            <w:tcBorders>
              <w:top w:val="single" w:sz="4" w:space="0" w:color="7F7F7F"/>
              <w:left w:val="single" w:sz="4" w:space="0" w:color="7F7F7F"/>
              <w:bottom w:val="single" w:sz="4" w:space="0" w:color="7F7F7F"/>
              <w:right w:val="single" w:sz="4" w:space="0" w:color="7F7F7F"/>
            </w:tcBorders>
          </w:tcPr>
          <w:p w14:paraId="0AFFFDDF" w14:textId="77777777" w:rsidR="00686EC4" w:rsidRPr="003E245E" w:rsidRDefault="00686EC4"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19BB07A4" w14:textId="77777777" w:rsidR="00686EC4" w:rsidRPr="003E245E" w:rsidRDefault="00686EC4" w:rsidP="00AE5A56">
            <w:pPr>
              <w:keepNext/>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1F8B9870" w14:textId="6237A584" w:rsidR="00A84906" w:rsidRPr="003E245E" w:rsidRDefault="00A84906" w:rsidP="00A84906">
      <w:pPr>
        <w:pStyle w:val="ListParagraph"/>
        <w:ind w:left="0" w:right="-284"/>
        <w:jc w:val="both"/>
        <w:rPr>
          <w:rFonts w:ascii="Times New Roman" w:hAnsi="Times New Roman" w:cs="Times New Roman"/>
          <w:bCs/>
          <w:sz w:val="26"/>
          <w:szCs w:val="26"/>
        </w:rPr>
      </w:pPr>
      <w:r w:rsidRPr="003E245E">
        <w:rPr>
          <w:rFonts w:ascii="Times New Roman" w:hAnsi="Times New Roman" w:cs="Times New Roman"/>
          <w:bCs/>
          <w:sz w:val="26"/>
          <w:szCs w:val="26"/>
        </w:rPr>
        <w:tab/>
        <w:t>Bảng Thông báo</w:t>
      </w:r>
    </w:p>
    <w:p w14:paraId="1E756481" w14:textId="4E338139" w:rsidR="00A84906" w:rsidRPr="003E245E" w:rsidRDefault="00A84906" w:rsidP="00A84906">
      <w:pPr>
        <w:pStyle w:val="Caption"/>
        <w:jc w:val="center"/>
        <w:rPr>
          <w:rFonts w:ascii="Times New Roman" w:hAnsi="Times New Roman" w:cs="Times New Roman"/>
          <w:bCs/>
          <w:i w:val="0"/>
          <w:iCs w:val="0"/>
          <w:color w:val="auto"/>
          <w:sz w:val="26"/>
          <w:szCs w:val="26"/>
        </w:rPr>
      </w:pPr>
      <w:bookmarkStart w:id="1217" w:name="_Toc37241644"/>
      <w:r w:rsidRPr="003E245E">
        <w:rPr>
          <w:rFonts w:ascii="Times New Roman" w:hAnsi="Times New Roman" w:cs="Times New Roman"/>
          <w:bCs/>
          <w:i w:val="0"/>
          <w:iCs w:val="0"/>
          <w:color w:val="auto"/>
          <w:sz w:val="26"/>
          <w:szCs w:val="26"/>
        </w:rPr>
        <w:t xml:space="preserve">Bảng </w:t>
      </w:r>
      <w:r w:rsidRPr="003E245E">
        <w:rPr>
          <w:rFonts w:ascii="Times New Roman" w:hAnsi="Times New Roman" w:cs="Times New Roman"/>
          <w:bCs/>
          <w:i w:val="0"/>
          <w:iCs w:val="0"/>
          <w:color w:val="auto"/>
          <w:sz w:val="26"/>
          <w:szCs w:val="26"/>
        </w:rPr>
        <w:fldChar w:fldCharType="begin"/>
      </w:r>
      <w:r w:rsidRPr="003E245E">
        <w:rPr>
          <w:rFonts w:ascii="Times New Roman" w:hAnsi="Times New Roman" w:cs="Times New Roman"/>
          <w:bCs/>
          <w:i w:val="0"/>
          <w:iCs w:val="0"/>
          <w:color w:val="auto"/>
          <w:sz w:val="26"/>
          <w:szCs w:val="26"/>
        </w:rPr>
        <w:instrText xml:space="preserve"> SEQ Bảng \* ARABIC </w:instrText>
      </w:r>
      <w:r w:rsidRPr="003E245E">
        <w:rPr>
          <w:rFonts w:ascii="Times New Roman" w:hAnsi="Times New Roman" w:cs="Times New Roman"/>
          <w:bCs/>
          <w:i w:val="0"/>
          <w:iCs w:val="0"/>
          <w:color w:val="auto"/>
          <w:sz w:val="26"/>
          <w:szCs w:val="26"/>
        </w:rPr>
        <w:fldChar w:fldCharType="separate"/>
      </w:r>
      <w:r w:rsidR="00F337AC" w:rsidRPr="003E245E">
        <w:rPr>
          <w:rFonts w:ascii="Times New Roman" w:hAnsi="Times New Roman" w:cs="Times New Roman"/>
          <w:bCs/>
          <w:i w:val="0"/>
          <w:iCs w:val="0"/>
          <w:noProof/>
          <w:color w:val="auto"/>
          <w:sz w:val="26"/>
          <w:szCs w:val="26"/>
        </w:rPr>
        <w:t>14</w:t>
      </w:r>
      <w:r w:rsidRPr="003E245E">
        <w:rPr>
          <w:rFonts w:ascii="Times New Roman" w:hAnsi="Times New Roman" w:cs="Times New Roman"/>
          <w:bCs/>
          <w:i w:val="0"/>
          <w:iCs w:val="0"/>
          <w:color w:val="auto"/>
          <w:sz w:val="26"/>
          <w:szCs w:val="26"/>
        </w:rPr>
        <w:fldChar w:fldCharType="end"/>
      </w:r>
      <w:r w:rsidRPr="003E245E">
        <w:rPr>
          <w:rFonts w:ascii="Times New Roman" w:hAnsi="Times New Roman" w:cs="Times New Roman"/>
          <w:bCs/>
          <w:i w:val="0"/>
          <w:iCs w:val="0"/>
          <w:color w:val="auto"/>
          <w:sz w:val="26"/>
          <w:szCs w:val="26"/>
        </w:rPr>
        <w:t>. Bảng dữ liệu file đính kèm</w:t>
      </w:r>
      <w:bookmarkEnd w:id="1217"/>
    </w:p>
    <w:p w14:paraId="371E9320" w14:textId="77777777" w:rsidR="00A84906" w:rsidRPr="003E245E" w:rsidRDefault="00A84906" w:rsidP="00A84906">
      <w:pPr>
        <w:rPr>
          <w:rFonts w:ascii="Times New Roman" w:hAnsi="Times New Roman" w:cs="Times New Roman"/>
          <w:bCs/>
          <w:sz w:val="26"/>
          <w:szCs w:val="26"/>
        </w:rPr>
      </w:pPr>
    </w:p>
    <w:tbl>
      <w:tblPr>
        <w:tblW w:w="8505" w:type="dxa"/>
        <w:tblInd w:w="14" w:type="dxa"/>
        <w:tblCellMar>
          <w:left w:w="14" w:type="dxa"/>
          <w:right w:w="26" w:type="dxa"/>
        </w:tblCellMar>
        <w:tblLook w:val="04A0" w:firstRow="1" w:lastRow="0" w:firstColumn="1" w:lastColumn="0" w:noHBand="0" w:noVBand="1"/>
      </w:tblPr>
      <w:tblGrid>
        <w:gridCol w:w="543"/>
        <w:gridCol w:w="1997"/>
        <w:gridCol w:w="1984"/>
        <w:gridCol w:w="3981"/>
      </w:tblGrid>
      <w:tr w:rsidR="00A84906" w:rsidRPr="003E245E" w14:paraId="7ECB4BDF" w14:textId="77777777" w:rsidTr="00AE5A56">
        <w:trPr>
          <w:trHeight w:val="478"/>
        </w:trPr>
        <w:tc>
          <w:tcPr>
            <w:tcW w:w="543" w:type="dxa"/>
            <w:tcBorders>
              <w:top w:val="single" w:sz="2" w:space="0" w:color="7F7F7F"/>
              <w:left w:val="single" w:sz="4" w:space="0" w:color="7F7F7F"/>
              <w:bottom w:val="single" w:sz="4" w:space="0" w:color="7F7F7F"/>
              <w:right w:val="single" w:sz="4" w:space="0" w:color="7F7F7F"/>
            </w:tcBorders>
            <w:shd w:val="clear" w:color="auto" w:fill="E0E0E0"/>
          </w:tcPr>
          <w:p w14:paraId="0354ECF1" w14:textId="77777777" w:rsidR="00A84906" w:rsidRPr="003E245E" w:rsidRDefault="00A84906" w:rsidP="00AE5A56">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PK </w:t>
            </w:r>
          </w:p>
        </w:tc>
        <w:tc>
          <w:tcPr>
            <w:tcW w:w="1997" w:type="dxa"/>
            <w:tcBorders>
              <w:top w:val="single" w:sz="2" w:space="0" w:color="7F7F7F"/>
              <w:left w:val="single" w:sz="4" w:space="0" w:color="7F7F7F"/>
              <w:bottom w:val="single" w:sz="4" w:space="0" w:color="7F7F7F"/>
              <w:right w:val="single" w:sz="4" w:space="0" w:color="7F7F7F"/>
            </w:tcBorders>
            <w:shd w:val="clear" w:color="auto" w:fill="E0E0E0"/>
          </w:tcPr>
          <w:p w14:paraId="6C129E55" w14:textId="77777777" w:rsidR="00A84906" w:rsidRPr="003E245E" w:rsidRDefault="00A84906" w:rsidP="00AE5A56">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Tên </w:t>
            </w:r>
          </w:p>
        </w:tc>
        <w:tc>
          <w:tcPr>
            <w:tcW w:w="1984" w:type="dxa"/>
            <w:tcBorders>
              <w:top w:val="single" w:sz="2" w:space="0" w:color="7F7F7F"/>
              <w:left w:val="single" w:sz="4" w:space="0" w:color="7F7F7F"/>
              <w:bottom w:val="single" w:sz="4" w:space="0" w:color="7F7F7F"/>
              <w:right w:val="single" w:sz="4" w:space="0" w:color="7F7F7F"/>
            </w:tcBorders>
            <w:shd w:val="clear" w:color="auto" w:fill="E0E0E0"/>
          </w:tcPr>
          <w:p w14:paraId="21511958" w14:textId="77777777" w:rsidR="00A84906" w:rsidRPr="003E245E" w:rsidRDefault="00A84906" w:rsidP="00AE5A56">
            <w:pPr>
              <w:spacing w:line="259" w:lineRule="auto"/>
              <w:ind w:right="-284"/>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Kiểu Dữ Kiệu </w:t>
            </w:r>
          </w:p>
        </w:tc>
        <w:tc>
          <w:tcPr>
            <w:tcW w:w="3981" w:type="dxa"/>
            <w:tcBorders>
              <w:top w:val="single" w:sz="2" w:space="0" w:color="7F7F7F"/>
              <w:left w:val="single" w:sz="4" w:space="0" w:color="7F7F7F"/>
              <w:bottom w:val="single" w:sz="4" w:space="0" w:color="7F7F7F"/>
              <w:right w:val="single" w:sz="2" w:space="0" w:color="7F7F7F"/>
            </w:tcBorders>
            <w:shd w:val="clear" w:color="auto" w:fill="E0E0E0"/>
          </w:tcPr>
          <w:p w14:paraId="3F46161E" w14:textId="77777777" w:rsidR="00A84906" w:rsidRPr="003E245E" w:rsidRDefault="00A84906" w:rsidP="00AE5A56">
            <w:pPr>
              <w:spacing w:line="259" w:lineRule="auto"/>
              <w:ind w:right="-284"/>
              <w:jc w:val="center"/>
              <w:rPr>
                <w:rFonts w:ascii="Times New Roman" w:hAnsi="Times New Roman" w:cs="Times New Roman"/>
                <w:bCs/>
                <w:sz w:val="26"/>
                <w:szCs w:val="26"/>
              </w:rPr>
            </w:pPr>
            <w:r w:rsidRPr="003E245E">
              <w:rPr>
                <w:rFonts w:ascii="Times New Roman" w:eastAsia="Times New Roman" w:hAnsi="Times New Roman" w:cs="Times New Roman"/>
                <w:bCs/>
                <w:sz w:val="26"/>
                <w:szCs w:val="26"/>
              </w:rPr>
              <w:t xml:space="preserve">Mô Tả </w:t>
            </w:r>
          </w:p>
        </w:tc>
      </w:tr>
      <w:tr w:rsidR="00A84906" w:rsidRPr="003E245E" w14:paraId="062478C0" w14:textId="77777777" w:rsidTr="00AE5A56">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582A9515" w14:textId="77777777" w:rsidR="00A84906" w:rsidRPr="003E245E" w:rsidRDefault="00A84906" w:rsidP="00AE5A56">
            <w:pPr>
              <w:spacing w:line="259" w:lineRule="auto"/>
              <w:ind w:right="-284"/>
              <w:rPr>
                <w:rFonts w:ascii="Times New Roman" w:hAnsi="Times New Roman" w:cs="Times New Roman"/>
                <w:bCs/>
                <w:sz w:val="26"/>
                <w:szCs w:val="26"/>
              </w:rPr>
            </w:pPr>
            <w:r w:rsidRPr="003E245E">
              <w:rPr>
                <w:rFonts w:ascii="Times New Roman" w:eastAsia="Calibri" w:hAnsi="Times New Roman" w:cs="Times New Roman"/>
                <w:bCs/>
                <w:noProof/>
                <w:sz w:val="26"/>
                <w:szCs w:val="26"/>
              </w:rPr>
              <mc:AlternateContent>
                <mc:Choice Requires="wpg">
                  <w:drawing>
                    <wp:inline distT="0" distB="0" distL="0" distR="0" wp14:anchorId="41769A2F" wp14:editId="7E05D782">
                      <wp:extent cx="108204" cy="108966"/>
                      <wp:effectExtent l="0" t="0" r="0" b="0"/>
                      <wp:docPr id="20" name="Group 108578"/>
                      <wp:cNvGraphicFramePr/>
                      <a:graphic xmlns:a="http://schemas.openxmlformats.org/drawingml/2006/main">
                        <a:graphicData uri="http://schemas.microsoft.com/office/word/2010/wordprocessingGroup">
                          <wpg:wgp>
                            <wpg:cNvGrpSpPr/>
                            <wpg:grpSpPr>
                              <a:xfrm>
                                <a:off x="0" y="0"/>
                                <a:ext cx="108204" cy="108966"/>
                                <a:chOff x="0" y="0"/>
                                <a:chExt cx="108204" cy="108966"/>
                              </a:xfrm>
                            </wpg:grpSpPr>
                            <wps:wsp>
                              <wps:cNvPr id="23" name="Shape 117387"/>
                              <wps:cNvSpPr/>
                              <wps:spPr>
                                <a:xfrm>
                                  <a:off x="381" y="381"/>
                                  <a:ext cx="107442" cy="108204"/>
                                </a:xfrm>
                                <a:custGeom>
                                  <a:avLst/>
                                  <a:gdLst/>
                                  <a:ahLst/>
                                  <a:cxnLst/>
                                  <a:rect l="0" t="0" r="0" b="0"/>
                                  <a:pathLst>
                                    <a:path w="107442" h="108204">
                                      <a:moveTo>
                                        <a:pt x="0" y="0"/>
                                      </a:moveTo>
                                      <a:lnTo>
                                        <a:pt x="107442" y="0"/>
                                      </a:lnTo>
                                      <a:lnTo>
                                        <a:pt x="107442" y="108204"/>
                                      </a:lnTo>
                                      <a:lnTo>
                                        <a:pt x="0" y="108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 name="Picture 14464"/>
                                <pic:cNvPicPr/>
                              </pic:nvPicPr>
                              <pic:blipFill>
                                <a:blip r:embed="rId64"/>
                                <a:stretch>
                                  <a:fillRect/>
                                </a:stretch>
                              </pic:blipFill>
                              <pic:spPr>
                                <a:xfrm>
                                  <a:off x="0" y="0"/>
                                  <a:ext cx="108204" cy="108966"/>
                                </a:xfrm>
                                <a:prstGeom prst="rect">
                                  <a:avLst/>
                                </a:prstGeom>
                              </pic:spPr>
                            </pic:pic>
                          </wpg:wgp>
                        </a:graphicData>
                      </a:graphic>
                    </wp:inline>
                  </w:drawing>
                </mc:Choice>
                <mc:Fallback>
                  <w:pict>
                    <v:group w14:anchorId="78C094F1" id="Group 108578" o:spid="_x0000_s1026" style="width:8.5pt;height:8.6pt;mso-position-horizontal-relative:char;mso-position-vertical-relative:line" coordsize="108204,10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">
                      <v:shape id="Shape 117387" o:spid="_x0000_s1027" style="position:absolute;left:381;top:381;width:107442;height:108204;visibility:visible;mso-wrap-style:square;v-text-anchor:top" coordsize="10744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" path="m,l107442,r,108204l,108204,,e" fillcolor="black" stroked="f" strokeweight="0">
                        <v:stroke miterlimit="83231f" joinstyle="miter"/>
                        <v:path arrowok="t" textboxrect="0,0,107442,108204"/>
                      </v:shape>
                      <v:shape id="Picture 14464" o:spid="_x0000_s1028" type="#_x0000_t75" style="position:absolute;width:108204;height:10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">
                        <v:imagedata r:id="rId65" o:title=""/>
                      </v:shape>
                      <w10:anchorlock/>
                    </v:group>
                  </w:pict>
                </mc:Fallback>
              </mc:AlternateContent>
            </w:r>
          </w:p>
        </w:tc>
        <w:tc>
          <w:tcPr>
            <w:tcW w:w="1997" w:type="dxa"/>
            <w:tcBorders>
              <w:top w:val="single" w:sz="4" w:space="0" w:color="7F7F7F"/>
              <w:left w:val="single" w:sz="4" w:space="0" w:color="7F7F7F"/>
              <w:bottom w:val="single" w:sz="4" w:space="0" w:color="7F7F7F"/>
              <w:right w:val="single" w:sz="4" w:space="0" w:color="7F7F7F"/>
            </w:tcBorders>
          </w:tcPr>
          <w:p w14:paraId="74A63632" w14:textId="77777777" w:rsidR="00A84906" w:rsidRPr="003E245E" w:rsidRDefault="00A84906"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w:t>
            </w:r>
          </w:p>
        </w:tc>
        <w:tc>
          <w:tcPr>
            <w:tcW w:w="1984" w:type="dxa"/>
            <w:tcBorders>
              <w:top w:val="single" w:sz="4" w:space="0" w:color="7F7F7F"/>
              <w:left w:val="single" w:sz="4" w:space="0" w:color="7F7F7F"/>
              <w:bottom w:val="single" w:sz="4" w:space="0" w:color="7F7F7F"/>
              <w:right w:val="single" w:sz="4" w:space="0" w:color="7F7F7F"/>
            </w:tcBorders>
          </w:tcPr>
          <w:p w14:paraId="277A07C3" w14:textId="77777777" w:rsidR="00A84906" w:rsidRPr="003E245E" w:rsidRDefault="00A84906"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0F889763" w14:textId="33D166A0" w:rsidR="00A84906" w:rsidRPr="003E245E" w:rsidRDefault="00A84906"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 xml:space="preserve">Mã </w:t>
            </w:r>
            <w:r w:rsidR="002B294C" w:rsidRPr="003E245E">
              <w:rPr>
                <w:rFonts w:ascii="Times New Roman" w:hAnsi="Times New Roman" w:cs="Times New Roman"/>
                <w:bCs/>
                <w:sz w:val="26"/>
                <w:szCs w:val="26"/>
              </w:rPr>
              <w:t>file đính kèm</w:t>
            </w:r>
            <w:r w:rsidRPr="003E245E">
              <w:rPr>
                <w:rFonts w:ascii="Times New Roman" w:hAnsi="Times New Roman" w:cs="Times New Roman"/>
                <w:bCs/>
                <w:sz w:val="26"/>
                <w:szCs w:val="26"/>
              </w:rPr>
              <w:t xml:space="preserve"> của hệ thống, tự động tăng.</w:t>
            </w:r>
          </w:p>
        </w:tc>
      </w:tr>
      <w:tr w:rsidR="00A84906" w:rsidRPr="003E245E" w14:paraId="60DEC169" w14:textId="77777777" w:rsidTr="00AE5A56">
        <w:trPr>
          <w:trHeight w:val="420"/>
        </w:trPr>
        <w:tc>
          <w:tcPr>
            <w:tcW w:w="543" w:type="dxa"/>
            <w:tcBorders>
              <w:top w:val="single" w:sz="4" w:space="0" w:color="7F7F7F"/>
              <w:left w:val="single" w:sz="4" w:space="0" w:color="7F7F7F"/>
              <w:bottom w:val="single" w:sz="4" w:space="0" w:color="7F7F7F"/>
              <w:right w:val="single" w:sz="4" w:space="0" w:color="7F7F7F"/>
            </w:tcBorders>
            <w:vAlign w:val="center"/>
          </w:tcPr>
          <w:p w14:paraId="403911AD" w14:textId="77777777" w:rsidR="00A84906" w:rsidRPr="003E245E" w:rsidRDefault="00A84906" w:rsidP="00A84906">
            <w:pPr>
              <w:spacing w:line="259" w:lineRule="auto"/>
              <w:ind w:right="-284"/>
              <w:rPr>
                <w:rFonts w:ascii="Times New Roman" w:eastAsia="Calibri" w:hAnsi="Times New Roman" w:cs="Times New Roman"/>
                <w:bCs/>
                <w:noProof/>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6867EEF7" w14:textId="70D420C7" w:rsidR="00A84906" w:rsidRPr="003E245E" w:rsidRDefault="00A84906" w:rsidP="00A8490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Id_thongbao</w:t>
            </w:r>
          </w:p>
        </w:tc>
        <w:tc>
          <w:tcPr>
            <w:tcW w:w="1984" w:type="dxa"/>
            <w:tcBorders>
              <w:top w:val="single" w:sz="4" w:space="0" w:color="7F7F7F"/>
              <w:left w:val="single" w:sz="4" w:space="0" w:color="7F7F7F"/>
              <w:bottom w:val="single" w:sz="4" w:space="0" w:color="7F7F7F"/>
              <w:right w:val="single" w:sz="4" w:space="0" w:color="7F7F7F"/>
            </w:tcBorders>
          </w:tcPr>
          <w:p w14:paraId="764760C1" w14:textId="3EF4E710" w:rsidR="00A84906" w:rsidRPr="003E245E" w:rsidRDefault="00A84906" w:rsidP="00A8490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Int(10)</w:t>
            </w:r>
          </w:p>
        </w:tc>
        <w:tc>
          <w:tcPr>
            <w:tcW w:w="3981" w:type="dxa"/>
            <w:tcBorders>
              <w:top w:val="single" w:sz="4" w:space="0" w:color="7F7F7F"/>
              <w:left w:val="single" w:sz="4" w:space="0" w:color="7F7F7F"/>
              <w:bottom w:val="single" w:sz="4" w:space="0" w:color="7F7F7F"/>
              <w:right w:val="single" w:sz="2" w:space="0" w:color="7F7F7F"/>
            </w:tcBorders>
          </w:tcPr>
          <w:p w14:paraId="2B57C2F3" w14:textId="75B622C6" w:rsidR="00A84906" w:rsidRPr="003E245E" w:rsidRDefault="00A84906" w:rsidP="00A8490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Mã ID của thông báo</w:t>
            </w:r>
          </w:p>
        </w:tc>
      </w:tr>
      <w:tr w:rsidR="00A84906" w:rsidRPr="003E245E" w14:paraId="67277EBC" w14:textId="77777777" w:rsidTr="00AE5A56">
        <w:trPr>
          <w:trHeight w:val="520"/>
        </w:trPr>
        <w:tc>
          <w:tcPr>
            <w:tcW w:w="543" w:type="dxa"/>
            <w:tcBorders>
              <w:top w:val="single" w:sz="4" w:space="0" w:color="7F7F7F"/>
              <w:left w:val="single" w:sz="4" w:space="0" w:color="7F7F7F"/>
              <w:bottom w:val="single" w:sz="4" w:space="0" w:color="7F7F7F"/>
              <w:right w:val="single" w:sz="4" w:space="0" w:color="7F7F7F"/>
            </w:tcBorders>
          </w:tcPr>
          <w:p w14:paraId="5CAED0E1" w14:textId="77777777" w:rsidR="00A84906" w:rsidRPr="003E245E" w:rsidRDefault="00A84906"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39902B9E" w14:textId="3950F9C8" w:rsidR="00A84906" w:rsidRPr="003E245E" w:rsidRDefault="00A84906"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tenfile</w:t>
            </w:r>
          </w:p>
        </w:tc>
        <w:tc>
          <w:tcPr>
            <w:tcW w:w="1984" w:type="dxa"/>
            <w:tcBorders>
              <w:top w:val="single" w:sz="4" w:space="0" w:color="7F7F7F"/>
              <w:left w:val="single" w:sz="4" w:space="0" w:color="7F7F7F"/>
              <w:bottom w:val="single" w:sz="4" w:space="0" w:color="7F7F7F"/>
              <w:right w:val="single" w:sz="4" w:space="0" w:color="7F7F7F"/>
            </w:tcBorders>
          </w:tcPr>
          <w:p w14:paraId="6AE62B1B" w14:textId="77777777" w:rsidR="00A84906" w:rsidRPr="003E245E" w:rsidRDefault="00A84906"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 (255)</w:t>
            </w:r>
          </w:p>
        </w:tc>
        <w:tc>
          <w:tcPr>
            <w:tcW w:w="3981" w:type="dxa"/>
            <w:tcBorders>
              <w:top w:val="single" w:sz="4" w:space="0" w:color="7F7F7F"/>
              <w:left w:val="single" w:sz="4" w:space="0" w:color="7F7F7F"/>
              <w:bottom w:val="single" w:sz="4" w:space="0" w:color="7F7F7F"/>
              <w:right w:val="single" w:sz="2" w:space="0" w:color="7F7F7F"/>
            </w:tcBorders>
          </w:tcPr>
          <w:p w14:paraId="1B109B6E" w14:textId="77E86B74" w:rsidR="00A84906" w:rsidRPr="003E245E" w:rsidRDefault="00A84906"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Tên file đính kèm</w:t>
            </w:r>
          </w:p>
        </w:tc>
      </w:tr>
      <w:tr w:rsidR="00A84906" w:rsidRPr="003E245E" w14:paraId="4DC5B835"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7135DFD7" w14:textId="77777777" w:rsidR="00A84906" w:rsidRPr="003E245E" w:rsidRDefault="00A84906" w:rsidP="00A8490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 xml:space="preserve">  </w:t>
            </w:r>
          </w:p>
        </w:tc>
        <w:tc>
          <w:tcPr>
            <w:tcW w:w="1997" w:type="dxa"/>
            <w:tcBorders>
              <w:top w:val="single" w:sz="4" w:space="0" w:color="7F7F7F"/>
              <w:left w:val="single" w:sz="4" w:space="0" w:color="7F7F7F"/>
              <w:bottom w:val="single" w:sz="4" w:space="0" w:color="7F7F7F"/>
              <w:right w:val="single" w:sz="4" w:space="0" w:color="7F7F7F"/>
            </w:tcBorders>
          </w:tcPr>
          <w:p w14:paraId="3AD92A60" w14:textId="4756EDC0" w:rsidR="00A84906" w:rsidRPr="003E245E" w:rsidRDefault="00A84906" w:rsidP="00A8490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url</w:t>
            </w:r>
          </w:p>
        </w:tc>
        <w:tc>
          <w:tcPr>
            <w:tcW w:w="1984" w:type="dxa"/>
            <w:tcBorders>
              <w:top w:val="single" w:sz="4" w:space="0" w:color="7F7F7F"/>
              <w:left w:val="single" w:sz="4" w:space="0" w:color="7F7F7F"/>
              <w:bottom w:val="single" w:sz="4" w:space="0" w:color="7F7F7F"/>
              <w:right w:val="single" w:sz="4" w:space="0" w:color="7F7F7F"/>
            </w:tcBorders>
          </w:tcPr>
          <w:p w14:paraId="383B74AD" w14:textId="25DA9515" w:rsidR="00A84906" w:rsidRPr="003E245E" w:rsidRDefault="00A84906" w:rsidP="00A8490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Varchar (255)</w:t>
            </w:r>
          </w:p>
        </w:tc>
        <w:tc>
          <w:tcPr>
            <w:tcW w:w="3981" w:type="dxa"/>
            <w:tcBorders>
              <w:top w:val="single" w:sz="4" w:space="0" w:color="7F7F7F"/>
              <w:left w:val="single" w:sz="4" w:space="0" w:color="7F7F7F"/>
              <w:bottom w:val="single" w:sz="4" w:space="0" w:color="7F7F7F"/>
              <w:right w:val="single" w:sz="2" w:space="0" w:color="7F7F7F"/>
            </w:tcBorders>
          </w:tcPr>
          <w:p w14:paraId="5BF7D57B" w14:textId="5C2769E0" w:rsidR="00A84906" w:rsidRPr="003E245E" w:rsidRDefault="00A84906" w:rsidP="00A8490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Đường dẫn</w:t>
            </w:r>
          </w:p>
        </w:tc>
      </w:tr>
      <w:tr w:rsidR="00A84906" w:rsidRPr="003E245E" w14:paraId="3746D7C0"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5BD1F4F9" w14:textId="77777777" w:rsidR="00A84906" w:rsidRPr="003E245E" w:rsidRDefault="00A84906"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20AFD006" w14:textId="77777777" w:rsidR="00A84906" w:rsidRPr="003E245E" w:rsidRDefault="00A84906"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color w:val="000000"/>
                <w:sz w:val="26"/>
                <w:szCs w:val="26"/>
                <w:shd w:val="clear" w:color="auto" w:fill="FFFFFF"/>
              </w:rPr>
              <w:t>created_at</w:t>
            </w:r>
          </w:p>
        </w:tc>
        <w:tc>
          <w:tcPr>
            <w:tcW w:w="1984" w:type="dxa"/>
            <w:tcBorders>
              <w:top w:val="single" w:sz="4" w:space="0" w:color="7F7F7F"/>
              <w:left w:val="single" w:sz="4" w:space="0" w:color="7F7F7F"/>
              <w:bottom w:val="single" w:sz="4" w:space="0" w:color="7F7F7F"/>
              <w:right w:val="single" w:sz="4" w:space="0" w:color="7F7F7F"/>
            </w:tcBorders>
          </w:tcPr>
          <w:p w14:paraId="13CC284F" w14:textId="77777777" w:rsidR="00A84906" w:rsidRPr="003E245E" w:rsidRDefault="00A84906"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1A332609" w14:textId="77777777" w:rsidR="00A84906" w:rsidRPr="003E245E" w:rsidRDefault="00A84906" w:rsidP="00AE5A56">
            <w:pPr>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tạo dữ liệu</w:t>
            </w:r>
          </w:p>
        </w:tc>
      </w:tr>
      <w:tr w:rsidR="00A84906" w:rsidRPr="003E245E" w14:paraId="6F704792" w14:textId="77777777" w:rsidTr="00AE5A56">
        <w:trPr>
          <w:trHeight w:val="480"/>
        </w:trPr>
        <w:tc>
          <w:tcPr>
            <w:tcW w:w="543" w:type="dxa"/>
            <w:tcBorders>
              <w:top w:val="single" w:sz="4" w:space="0" w:color="7F7F7F"/>
              <w:left w:val="single" w:sz="4" w:space="0" w:color="7F7F7F"/>
              <w:bottom w:val="single" w:sz="4" w:space="0" w:color="7F7F7F"/>
              <w:right w:val="single" w:sz="4" w:space="0" w:color="7F7F7F"/>
            </w:tcBorders>
          </w:tcPr>
          <w:p w14:paraId="33CFA83C" w14:textId="77777777" w:rsidR="00A84906" w:rsidRPr="003E245E" w:rsidRDefault="00A84906" w:rsidP="00AE5A56">
            <w:pPr>
              <w:spacing w:line="259" w:lineRule="auto"/>
              <w:ind w:right="-284"/>
              <w:rPr>
                <w:rFonts w:ascii="Times New Roman" w:hAnsi="Times New Roman" w:cs="Times New Roman"/>
                <w:bCs/>
                <w:sz w:val="26"/>
                <w:szCs w:val="26"/>
              </w:rPr>
            </w:pPr>
          </w:p>
        </w:tc>
        <w:tc>
          <w:tcPr>
            <w:tcW w:w="1997" w:type="dxa"/>
            <w:tcBorders>
              <w:top w:val="single" w:sz="4" w:space="0" w:color="7F7F7F"/>
              <w:left w:val="single" w:sz="4" w:space="0" w:color="7F7F7F"/>
              <w:bottom w:val="single" w:sz="4" w:space="0" w:color="7F7F7F"/>
              <w:right w:val="single" w:sz="4" w:space="0" w:color="7F7F7F"/>
            </w:tcBorders>
          </w:tcPr>
          <w:p w14:paraId="4075C436" w14:textId="77777777" w:rsidR="00A84906" w:rsidRPr="003E245E" w:rsidRDefault="00A84906" w:rsidP="00AE5A56">
            <w:pPr>
              <w:spacing w:line="259" w:lineRule="auto"/>
              <w:ind w:right="-284"/>
              <w:rPr>
                <w:rFonts w:ascii="Times New Roman" w:hAnsi="Times New Roman" w:cs="Times New Roman"/>
                <w:bCs/>
                <w:sz w:val="26"/>
                <w:szCs w:val="26"/>
              </w:rPr>
            </w:pPr>
            <w:r w:rsidRPr="003E245E">
              <w:rPr>
                <w:rFonts w:ascii="Times New Roman" w:hAnsi="Times New Roman" w:cs="Times New Roman"/>
                <w:bCs/>
                <w:sz w:val="26"/>
                <w:szCs w:val="26"/>
              </w:rPr>
              <w:t>update</w:t>
            </w:r>
            <w:r w:rsidRPr="003E245E">
              <w:rPr>
                <w:rFonts w:ascii="Times New Roman" w:hAnsi="Times New Roman" w:cs="Times New Roman"/>
                <w:bCs/>
                <w:color w:val="000000"/>
                <w:sz w:val="26"/>
                <w:szCs w:val="26"/>
                <w:shd w:val="clear" w:color="auto" w:fill="FFFFFF"/>
              </w:rPr>
              <w:t>_at</w:t>
            </w:r>
          </w:p>
        </w:tc>
        <w:tc>
          <w:tcPr>
            <w:tcW w:w="1984" w:type="dxa"/>
            <w:tcBorders>
              <w:top w:val="single" w:sz="4" w:space="0" w:color="7F7F7F"/>
              <w:left w:val="single" w:sz="4" w:space="0" w:color="7F7F7F"/>
              <w:bottom w:val="single" w:sz="4" w:space="0" w:color="7F7F7F"/>
              <w:right w:val="single" w:sz="4" w:space="0" w:color="7F7F7F"/>
            </w:tcBorders>
          </w:tcPr>
          <w:p w14:paraId="00F53139" w14:textId="77777777" w:rsidR="00A84906" w:rsidRPr="003E245E" w:rsidRDefault="00A84906" w:rsidP="00AE5A56">
            <w:pPr>
              <w:spacing w:line="259" w:lineRule="auto"/>
              <w:ind w:right="-284"/>
              <w:jc w:val="center"/>
              <w:rPr>
                <w:rFonts w:ascii="Times New Roman" w:hAnsi="Times New Roman" w:cs="Times New Roman"/>
                <w:bCs/>
                <w:sz w:val="26"/>
                <w:szCs w:val="26"/>
              </w:rPr>
            </w:pPr>
            <w:r w:rsidRPr="003E245E">
              <w:rPr>
                <w:rFonts w:ascii="Times New Roman" w:hAnsi="Times New Roman" w:cs="Times New Roman"/>
                <w:bCs/>
                <w:sz w:val="26"/>
                <w:szCs w:val="26"/>
              </w:rPr>
              <w:t>Timestamp</w:t>
            </w:r>
          </w:p>
        </w:tc>
        <w:tc>
          <w:tcPr>
            <w:tcW w:w="3981" w:type="dxa"/>
            <w:tcBorders>
              <w:top w:val="single" w:sz="4" w:space="0" w:color="7F7F7F"/>
              <w:left w:val="single" w:sz="4" w:space="0" w:color="7F7F7F"/>
              <w:bottom w:val="single" w:sz="4" w:space="0" w:color="7F7F7F"/>
              <w:right w:val="single" w:sz="2" w:space="0" w:color="7F7F7F"/>
            </w:tcBorders>
          </w:tcPr>
          <w:p w14:paraId="596E16DF" w14:textId="77777777" w:rsidR="00A84906" w:rsidRPr="003E245E" w:rsidRDefault="00A84906" w:rsidP="00AE5A56">
            <w:pPr>
              <w:keepNext/>
              <w:spacing w:line="259" w:lineRule="auto"/>
              <w:ind w:right="-26"/>
              <w:rPr>
                <w:rFonts w:ascii="Times New Roman" w:hAnsi="Times New Roman" w:cs="Times New Roman"/>
                <w:bCs/>
                <w:sz w:val="26"/>
                <w:szCs w:val="26"/>
              </w:rPr>
            </w:pPr>
            <w:r w:rsidRPr="003E245E">
              <w:rPr>
                <w:rFonts w:ascii="Times New Roman" w:hAnsi="Times New Roman" w:cs="Times New Roman"/>
                <w:bCs/>
                <w:sz w:val="26"/>
                <w:szCs w:val="26"/>
              </w:rPr>
              <w:t>Ngày cập nhật dữ liệu</w:t>
            </w:r>
          </w:p>
        </w:tc>
      </w:tr>
    </w:tbl>
    <w:p w14:paraId="4CFF1F58" w14:textId="77777777" w:rsidR="003D4BE6" w:rsidRPr="003E245E" w:rsidRDefault="003D4BE6" w:rsidP="00953E00">
      <w:pPr>
        <w:pStyle w:val="ListParagraph"/>
        <w:ind w:left="0" w:right="-284"/>
        <w:outlineLvl w:val="0"/>
        <w:rPr>
          <w:rFonts w:ascii="Times New Roman" w:hAnsi="Times New Roman" w:cs="Times New Roman"/>
          <w:bCs/>
          <w:sz w:val="26"/>
          <w:szCs w:val="26"/>
        </w:rPr>
      </w:pPr>
      <w:bookmarkStart w:id="1218" w:name="_Toc478472752"/>
      <w:bookmarkStart w:id="1219" w:name="_Toc478473944"/>
      <w:bookmarkStart w:id="1220" w:name="_Toc478474038"/>
      <w:bookmarkStart w:id="1221" w:name="_Toc478474103"/>
      <w:bookmarkStart w:id="1222" w:name="_Toc478474176"/>
      <w:bookmarkStart w:id="1223" w:name="_Toc478474349"/>
      <w:bookmarkStart w:id="1224" w:name="_Toc478474477"/>
      <w:bookmarkStart w:id="1225" w:name="_Toc478505530"/>
      <w:bookmarkStart w:id="1226" w:name="_Toc478590130"/>
    </w:p>
    <w:bookmarkEnd w:id="1218"/>
    <w:bookmarkEnd w:id="1219"/>
    <w:bookmarkEnd w:id="1220"/>
    <w:bookmarkEnd w:id="1221"/>
    <w:bookmarkEnd w:id="1222"/>
    <w:bookmarkEnd w:id="1223"/>
    <w:bookmarkEnd w:id="1224"/>
    <w:bookmarkEnd w:id="1225"/>
    <w:bookmarkEnd w:id="1226"/>
    <w:p w14:paraId="1FEF2029" w14:textId="4D9AB9A0" w:rsidR="007E370F" w:rsidRPr="007229B3" w:rsidRDefault="007229B3" w:rsidP="007229B3">
      <w:pPr>
        <w:pStyle w:val="ListParagraph"/>
        <w:numPr>
          <w:ilvl w:val="1"/>
          <w:numId w:val="42"/>
        </w:numPr>
        <w:ind w:right="-284"/>
        <w:outlineLvl w:val="1"/>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1227" w:name="_Toc40075668"/>
      <w:r w:rsidR="007E370F" w:rsidRPr="007229B3">
        <w:rPr>
          <w:rFonts w:ascii="Times New Roman" w:hAnsi="Times New Roman" w:cs="Times New Roman"/>
          <w:b/>
          <w:sz w:val="26"/>
          <w:szCs w:val="26"/>
        </w:rPr>
        <w:t>Kiến trúc tổng quan</w:t>
      </w:r>
      <w:bookmarkEnd w:id="1227"/>
    </w:p>
    <w:p w14:paraId="02CE5FCB" w14:textId="77777777" w:rsidR="00722EBC" w:rsidRPr="003E245E" w:rsidRDefault="007E370F" w:rsidP="00A25CE7">
      <w:pPr>
        <w:pStyle w:val="ListParagraph"/>
        <w:keepNext/>
        <w:ind w:right="-284"/>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678D6729" wp14:editId="6882383C">
            <wp:extent cx="5220335" cy="1775460"/>
            <wp:effectExtent l="0" t="0" r="0" b="0"/>
            <wp:docPr id="27" name="Picture 2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66">
                      <a:extLst>
                        <a:ext uri="{28A0092B-C50C-407E-A947-70E740481C1C}">
                          <a14:useLocalDpi xmlns:a14="http://schemas.microsoft.com/office/drawing/2010/main" val="0"/>
                        </a:ext>
                      </a:extLst>
                    </a:blip>
                    <a:stretch>
                      <a:fillRect/>
                    </a:stretch>
                  </pic:blipFill>
                  <pic:spPr>
                    <a:xfrm>
                      <a:off x="0" y="0"/>
                      <a:ext cx="5220335" cy="1775460"/>
                    </a:xfrm>
                    <a:prstGeom prst="rect">
                      <a:avLst/>
                    </a:prstGeom>
                  </pic:spPr>
                </pic:pic>
              </a:graphicData>
            </a:graphic>
          </wp:inline>
        </w:drawing>
      </w:r>
    </w:p>
    <w:p w14:paraId="47BB17AF" w14:textId="1570013C" w:rsidR="00722EBC" w:rsidRPr="003E245E" w:rsidRDefault="00722EBC" w:rsidP="00E52F19">
      <w:pPr>
        <w:jc w:val="center"/>
        <w:rPr>
          <w:rFonts w:ascii="Times New Roman" w:hAnsi="Times New Roman" w:cs="Times New Roman"/>
          <w:bCs/>
          <w:sz w:val="26"/>
          <w:szCs w:val="26"/>
        </w:rPr>
      </w:pPr>
      <w:bookmarkStart w:id="1228" w:name="_Toc37241560"/>
      <w:bookmarkStart w:id="1229" w:name="_Toc38869542"/>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34</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Kiến trúc tổng quan</w:t>
      </w:r>
      <w:bookmarkEnd w:id="1228"/>
      <w:bookmarkEnd w:id="1229"/>
    </w:p>
    <w:p w14:paraId="57971B4A" w14:textId="77777777" w:rsidR="007E370F" w:rsidRPr="003E245E" w:rsidRDefault="007E370F" w:rsidP="007E370F">
      <w:pPr>
        <w:pStyle w:val="Caption"/>
        <w:keepNext/>
        <w:rPr>
          <w:rFonts w:ascii="Times New Roman" w:eastAsia="MS Mincho" w:hAnsi="Times New Roman" w:cs="Times New Roman"/>
          <w:b/>
          <w:color w:val="000000" w:themeColor="text1"/>
          <w:sz w:val="26"/>
          <w:szCs w:val="26"/>
          <w:highlight w:val="white"/>
        </w:rPr>
      </w:pPr>
      <w:r w:rsidRPr="003E245E">
        <w:rPr>
          <w:rFonts w:ascii="Times New Roman" w:eastAsia="MS Mincho" w:hAnsi="Times New Roman" w:cs="Times New Roman"/>
          <w:b/>
          <w:color w:val="000000" w:themeColor="text1"/>
          <w:sz w:val="26"/>
          <w:szCs w:val="26"/>
          <w:highlight w:val="white"/>
        </w:rPr>
        <w:t>Yêu cầu hệ thống</w:t>
      </w:r>
    </w:p>
    <w:p w14:paraId="79E88F8F" w14:textId="1BB43695" w:rsidR="007E370F" w:rsidRPr="003E245E" w:rsidRDefault="007E370F" w:rsidP="00395F54">
      <w:pPr>
        <w:pStyle w:val="Caption"/>
        <w:keepNext/>
        <w:numPr>
          <w:ilvl w:val="0"/>
          <w:numId w:val="10"/>
        </w:numPr>
        <w:tabs>
          <w:tab w:val="left" w:pos="7088"/>
        </w:tabs>
        <w:spacing w:line="288" w:lineRule="auto"/>
        <w:rPr>
          <w:rFonts w:ascii="Times New Roman" w:eastAsia="MS Mincho" w:hAnsi="Times New Roman" w:cs="Times New Roman"/>
          <w:bCs/>
          <w:i w:val="0"/>
          <w:iCs w:val="0"/>
          <w:color w:val="000000" w:themeColor="text1"/>
          <w:sz w:val="26"/>
          <w:szCs w:val="26"/>
          <w:highlight w:val="white"/>
        </w:rPr>
      </w:pPr>
      <w:r w:rsidRPr="003E245E">
        <w:rPr>
          <w:rFonts w:ascii="Times New Roman" w:eastAsia="MS Mincho" w:hAnsi="Times New Roman" w:cs="Times New Roman"/>
          <w:bCs/>
          <w:i w:val="0"/>
          <w:iCs w:val="0"/>
          <w:color w:val="000000" w:themeColor="text1"/>
          <w:sz w:val="26"/>
          <w:szCs w:val="26"/>
          <w:highlight w:val="white"/>
        </w:rPr>
        <w:t xml:space="preserve">Phần mềm: </w:t>
      </w:r>
    </w:p>
    <w:p w14:paraId="44E167D4" w14:textId="77777777" w:rsidR="007E370F" w:rsidRPr="003E245E" w:rsidRDefault="007E370F" w:rsidP="00395F54">
      <w:pPr>
        <w:pStyle w:val="ListParagraph"/>
        <w:numPr>
          <w:ilvl w:val="0"/>
          <w:numId w:val="11"/>
        </w:numPr>
        <w:spacing w:line="240" w:lineRule="auto"/>
        <w:rPr>
          <w:rFonts w:ascii="Times New Roman" w:hAnsi="Times New Roman" w:cs="Times New Roman"/>
          <w:bCs/>
          <w:sz w:val="26"/>
          <w:szCs w:val="26"/>
          <w:highlight w:val="white"/>
        </w:rPr>
      </w:pPr>
      <w:r w:rsidRPr="003E245E">
        <w:rPr>
          <w:rFonts w:ascii="Times New Roman" w:hAnsi="Times New Roman" w:cs="Times New Roman"/>
          <w:bCs/>
          <w:sz w:val="26"/>
          <w:szCs w:val="26"/>
          <w:highlight w:val="white"/>
        </w:rPr>
        <w:t>Xampp 7.0 trở lên</w:t>
      </w:r>
    </w:p>
    <w:p w14:paraId="165903B7" w14:textId="77777777" w:rsidR="007E370F" w:rsidRPr="003E245E" w:rsidRDefault="007E370F" w:rsidP="00395F54">
      <w:pPr>
        <w:pStyle w:val="ListParagraph"/>
        <w:numPr>
          <w:ilvl w:val="0"/>
          <w:numId w:val="11"/>
        </w:numPr>
        <w:spacing w:line="240" w:lineRule="auto"/>
        <w:rPr>
          <w:rFonts w:ascii="Times New Roman" w:hAnsi="Times New Roman" w:cs="Times New Roman"/>
          <w:bCs/>
          <w:sz w:val="26"/>
          <w:szCs w:val="26"/>
          <w:highlight w:val="white"/>
        </w:rPr>
      </w:pPr>
      <w:r w:rsidRPr="003E245E">
        <w:rPr>
          <w:rFonts w:ascii="Times New Roman" w:hAnsi="Times New Roman" w:cs="Times New Roman"/>
          <w:bCs/>
          <w:sz w:val="26"/>
          <w:szCs w:val="26"/>
          <w:highlight w:val="white"/>
        </w:rPr>
        <w:t xml:space="preserve">Hệ điều hành </w:t>
      </w:r>
      <w:r w:rsidRPr="003E245E">
        <w:rPr>
          <w:rFonts w:ascii="Times New Roman" w:hAnsi="Times New Roman" w:cs="Times New Roman"/>
          <w:bCs/>
          <w:color w:val="000000"/>
          <w:sz w:val="26"/>
          <w:szCs w:val="26"/>
          <w:highlight w:val="white"/>
          <w:u w:color="FF0000"/>
        </w:rPr>
        <w:t>windows 7, 8, 10</w:t>
      </w:r>
    </w:p>
    <w:p w14:paraId="6FF032D5" w14:textId="77777777" w:rsidR="007E370F" w:rsidRPr="003E245E" w:rsidRDefault="007E370F" w:rsidP="00395F54">
      <w:pPr>
        <w:pStyle w:val="ListParagraph"/>
        <w:numPr>
          <w:ilvl w:val="0"/>
          <w:numId w:val="11"/>
        </w:numPr>
        <w:spacing w:line="240" w:lineRule="auto"/>
        <w:rPr>
          <w:rFonts w:ascii="Times New Roman" w:hAnsi="Times New Roman" w:cs="Times New Roman"/>
          <w:bCs/>
          <w:sz w:val="26"/>
          <w:szCs w:val="26"/>
          <w:highlight w:val="white"/>
        </w:rPr>
      </w:pPr>
      <w:r w:rsidRPr="003E245E">
        <w:rPr>
          <w:rFonts w:ascii="Times New Roman" w:hAnsi="Times New Roman" w:cs="Times New Roman"/>
          <w:bCs/>
          <w:sz w:val="26"/>
          <w:szCs w:val="26"/>
          <w:highlight w:val="white"/>
        </w:rPr>
        <w:t>Host linux, window hỗ trợ PHP, MySQL</w:t>
      </w:r>
    </w:p>
    <w:p w14:paraId="1A097AC0" w14:textId="4AB75B52" w:rsidR="00AE5A56" w:rsidRPr="003E245E" w:rsidRDefault="00AE5A56" w:rsidP="00395F54">
      <w:pPr>
        <w:pStyle w:val="Caption"/>
        <w:keepNext/>
        <w:numPr>
          <w:ilvl w:val="0"/>
          <w:numId w:val="12"/>
        </w:numPr>
        <w:tabs>
          <w:tab w:val="left" w:pos="7088"/>
        </w:tabs>
        <w:spacing w:line="288" w:lineRule="auto"/>
        <w:rPr>
          <w:rFonts w:ascii="Times New Roman" w:eastAsia="MS Mincho" w:hAnsi="Times New Roman" w:cs="Times New Roman"/>
          <w:bCs/>
          <w:i w:val="0"/>
          <w:iCs w:val="0"/>
          <w:color w:val="000000" w:themeColor="text1"/>
          <w:sz w:val="26"/>
          <w:szCs w:val="26"/>
          <w:highlight w:val="white"/>
        </w:rPr>
      </w:pPr>
      <w:r w:rsidRPr="003E245E">
        <w:rPr>
          <w:rFonts w:ascii="Times New Roman" w:eastAsia="MS Mincho" w:hAnsi="Times New Roman" w:cs="Times New Roman"/>
          <w:bCs/>
          <w:i w:val="0"/>
          <w:iCs w:val="0"/>
          <w:color w:val="000000" w:themeColor="text1"/>
          <w:sz w:val="26"/>
          <w:szCs w:val="26"/>
          <w:highlight w:val="white"/>
        </w:rPr>
        <w:t xml:space="preserve">Phần </w:t>
      </w:r>
      <w:r w:rsidR="00B014A1">
        <w:rPr>
          <w:rFonts w:ascii="Times New Roman" w:eastAsia="MS Mincho" w:hAnsi="Times New Roman" w:cs="Times New Roman"/>
          <w:bCs/>
          <w:i w:val="0"/>
          <w:iCs w:val="0"/>
          <w:color w:val="000000" w:themeColor="text1"/>
          <w:sz w:val="26"/>
          <w:szCs w:val="26"/>
          <w:highlight w:val="white"/>
        </w:rPr>
        <w:t>cứng</w:t>
      </w:r>
      <w:r w:rsidRPr="003E245E">
        <w:rPr>
          <w:rFonts w:ascii="Times New Roman" w:eastAsia="MS Mincho" w:hAnsi="Times New Roman" w:cs="Times New Roman"/>
          <w:bCs/>
          <w:i w:val="0"/>
          <w:iCs w:val="0"/>
          <w:color w:val="000000" w:themeColor="text1"/>
          <w:sz w:val="26"/>
          <w:szCs w:val="26"/>
          <w:highlight w:val="white"/>
        </w:rPr>
        <w:t xml:space="preserve">: </w:t>
      </w:r>
    </w:p>
    <w:p w14:paraId="2E15891F" w14:textId="77777777" w:rsidR="00AE5A56" w:rsidRPr="003E245E" w:rsidRDefault="00AE5A56" w:rsidP="00395F54">
      <w:pPr>
        <w:pStyle w:val="ListParagraph"/>
        <w:numPr>
          <w:ilvl w:val="0"/>
          <w:numId w:val="13"/>
        </w:numPr>
        <w:spacing w:line="240" w:lineRule="auto"/>
        <w:ind w:left="1134"/>
        <w:rPr>
          <w:rFonts w:ascii="Times New Roman" w:hAnsi="Times New Roman" w:cs="Times New Roman"/>
          <w:bCs/>
          <w:sz w:val="26"/>
          <w:szCs w:val="26"/>
          <w:highlight w:val="white"/>
        </w:rPr>
      </w:pPr>
      <w:r w:rsidRPr="003E245E">
        <w:rPr>
          <w:rFonts w:ascii="Times New Roman" w:hAnsi="Times New Roman" w:cs="Times New Roman"/>
          <w:bCs/>
          <w:sz w:val="26"/>
          <w:szCs w:val="26"/>
          <w:highlight w:val="white"/>
        </w:rPr>
        <w:t>Cấu hình máy tính tối thiểu Ram 4Gb</w:t>
      </w:r>
    </w:p>
    <w:p w14:paraId="0B3A429B" w14:textId="45611A9C" w:rsidR="00AE5A56" w:rsidRDefault="00AE5A56" w:rsidP="00395F54">
      <w:pPr>
        <w:pStyle w:val="ListParagraph"/>
        <w:numPr>
          <w:ilvl w:val="0"/>
          <w:numId w:val="13"/>
        </w:numPr>
        <w:spacing w:line="240" w:lineRule="auto"/>
        <w:ind w:left="1134"/>
        <w:rPr>
          <w:rFonts w:ascii="Times New Roman" w:hAnsi="Times New Roman" w:cs="Times New Roman"/>
          <w:bCs/>
          <w:sz w:val="26"/>
          <w:szCs w:val="26"/>
          <w:highlight w:val="white"/>
        </w:rPr>
      </w:pPr>
      <w:r w:rsidRPr="003E245E">
        <w:rPr>
          <w:rFonts w:ascii="Times New Roman" w:hAnsi="Times New Roman" w:cs="Times New Roman"/>
          <w:bCs/>
          <w:sz w:val="26"/>
          <w:szCs w:val="26"/>
          <w:highlight w:val="white"/>
        </w:rPr>
        <w:t>Dung lượng trống ít nhất 1Gb</w:t>
      </w:r>
    </w:p>
    <w:p w14:paraId="3946B2E1" w14:textId="14814216" w:rsidR="00B93284" w:rsidRPr="00B93284" w:rsidRDefault="00B93284" w:rsidP="00B93284">
      <w:pPr>
        <w:pStyle w:val="Caption"/>
        <w:keepNext/>
        <w:rPr>
          <w:rFonts w:ascii="Times New Roman" w:eastAsia="MS Mincho" w:hAnsi="Times New Roman" w:cs="Times New Roman"/>
          <w:b/>
          <w:color w:val="000000" w:themeColor="text1"/>
          <w:sz w:val="26"/>
          <w:szCs w:val="26"/>
          <w:highlight w:val="white"/>
        </w:rPr>
      </w:pPr>
      <w:r>
        <w:rPr>
          <w:rFonts w:ascii="Times New Roman" w:eastAsia="MS Mincho" w:hAnsi="Times New Roman" w:cs="Times New Roman"/>
          <w:b/>
          <w:color w:val="000000" w:themeColor="text1"/>
          <w:sz w:val="26"/>
          <w:szCs w:val="26"/>
          <w:highlight w:val="white"/>
        </w:rPr>
        <w:t>Các chức năng chính</w:t>
      </w:r>
    </w:p>
    <w:p w14:paraId="203029CD" w14:textId="43A72784" w:rsidR="00E15DE9" w:rsidRPr="003E245E" w:rsidRDefault="00E15DE9" w:rsidP="00395F54">
      <w:pPr>
        <w:pStyle w:val="NoSpacing"/>
        <w:numPr>
          <w:ilvl w:val="0"/>
          <w:numId w:val="14"/>
        </w:numPr>
        <w:rPr>
          <w:rFonts w:cs="Times New Roman"/>
          <w:bCs/>
          <w:szCs w:val="26"/>
        </w:rPr>
      </w:pPr>
      <w:r w:rsidRPr="003E245E">
        <w:rPr>
          <w:rFonts w:cs="Times New Roman"/>
          <w:bCs/>
          <w:szCs w:val="26"/>
        </w:rPr>
        <w:t>Người dùng nhân viên Phòng công tác Sinh viên:</w:t>
      </w:r>
    </w:p>
    <w:p w14:paraId="7EA3DD59" w14:textId="56704BB1" w:rsidR="00E15DE9" w:rsidRPr="003E245E" w:rsidRDefault="00E15DE9" w:rsidP="00395F54">
      <w:pPr>
        <w:pStyle w:val="NoSpacing"/>
        <w:numPr>
          <w:ilvl w:val="0"/>
          <w:numId w:val="15"/>
        </w:numPr>
        <w:rPr>
          <w:rFonts w:cs="Times New Roman"/>
          <w:bCs/>
          <w:szCs w:val="26"/>
        </w:rPr>
      </w:pPr>
      <w:r w:rsidRPr="003E245E">
        <w:rPr>
          <w:rFonts w:cs="Times New Roman"/>
          <w:bCs/>
          <w:szCs w:val="26"/>
        </w:rPr>
        <w:t>Quản lý học bổng</w:t>
      </w:r>
    </w:p>
    <w:p w14:paraId="2D14AFC6" w14:textId="0F61A1E2" w:rsidR="00E15DE9" w:rsidRPr="003E245E" w:rsidRDefault="00E15DE9" w:rsidP="00395F54">
      <w:pPr>
        <w:pStyle w:val="NoSpacing"/>
        <w:numPr>
          <w:ilvl w:val="0"/>
          <w:numId w:val="15"/>
        </w:numPr>
        <w:rPr>
          <w:rFonts w:cs="Times New Roman"/>
          <w:bCs/>
          <w:szCs w:val="26"/>
        </w:rPr>
      </w:pPr>
      <w:r w:rsidRPr="003E245E">
        <w:rPr>
          <w:rFonts w:cs="Times New Roman"/>
          <w:bCs/>
          <w:szCs w:val="26"/>
        </w:rPr>
        <w:t>Quản lý thông báo</w:t>
      </w:r>
    </w:p>
    <w:p w14:paraId="2F8C0BF5" w14:textId="16550E75" w:rsidR="00E15DE9" w:rsidRPr="003E245E" w:rsidRDefault="00E15DE9" w:rsidP="00395F54">
      <w:pPr>
        <w:pStyle w:val="NoSpacing"/>
        <w:numPr>
          <w:ilvl w:val="0"/>
          <w:numId w:val="15"/>
        </w:numPr>
        <w:rPr>
          <w:rFonts w:cs="Times New Roman"/>
          <w:bCs/>
          <w:szCs w:val="26"/>
        </w:rPr>
      </w:pPr>
      <w:r w:rsidRPr="003E245E">
        <w:rPr>
          <w:rFonts w:cs="Times New Roman"/>
          <w:bCs/>
          <w:szCs w:val="26"/>
        </w:rPr>
        <w:t>Trao học bổng</w:t>
      </w:r>
    </w:p>
    <w:p w14:paraId="58186888" w14:textId="17632BB9" w:rsidR="00E15DE9" w:rsidRPr="003E245E" w:rsidRDefault="00E15DE9" w:rsidP="00395F54">
      <w:pPr>
        <w:pStyle w:val="NoSpacing"/>
        <w:numPr>
          <w:ilvl w:val="0"/>
          <w:numId w:val="15"/>
        </w:numPr>
        <w:rPr>
          <w:rFonts w:cs="Times New Roman"/>
          <w:bCs/>
          <w:szCs w:val="26"/>
        </w:rPr>
      </w:pPr>
      <w:r w:rsidRPr="003E245E">
        <w:rPr>
          <w:rFonts w:cs="Times New Roman"/>
          <w:bCs/>
          <w:szCs w:val="26"/>
        </w:rPr>
        <w:t>Tìm kiếm, thống kê</w:t>
      </w:r>
    </w:p>
    <w:p w14:paraId="3921DD60" w14:textId="4C30580B" w:rsidR="00E15DE9" w:rsidRPr="003E245E" w:rsidRDefault="00E15DE9" w:rsidP="00395F54">
      <w:pPr>
        <w:pStyle w:val="NoSpacing"/>
        <w:numPr>
          <w:ilvl w:val="0"/>
          <w:numId w:val="14"/>
        </w:numPr>
        <w:rPr>
          <w:rFonts w:cs="Times New Roman"/>
          <w:bCs/>
          <w:szCs w:val="26"/>
        </w:rPr>
      </w:pPr>
      <w:r w:rsidRPr="003E245E">
        <w:rPr>
          <w:rFonts w:cs="Times New Roman"/>
          <w:bCs/>
          <w:szCs w:val="26"/>
        </w:rPr>
        <w:t>Người dùng giáo vụ khoa:</w:t>
      </w:r>
    </w:p>
    <w:p w14:paraId="2204040A" w14:textId="2E3B003E" w:rsidR="00E15DE9" w:rsidRPr="003E245E" w:rsidRDefault="00E15DE9" w:rsidP="00395F54">
      <w:pPr>
        <w:pStyle w:val="NoSpacing"/>
        <w:numPr>
          <w:ilvl w:val="0"/>
          <w:numId w:val="16"/>
        </w:numPr>
        <w:rPr>
          <w:rFonts w:cs="Times New Roman"/>
          <w:bCs/>
          <w:szCs w:val="26"/>
        </w:rPr>
      </w:pPr>
      <w:r w:rsidRPr="003E245E">
        <w:rPr>
          <w:rFonts w:cs="Times New Roman"/>
          <w:bCs/>
          <w:szCs w:val="26"/>
        </w:rPr>
        <w:t>Xem thông tin thông báo học bổng, danh sách sinh viên khoa được nhận học bổng</w:t>
      </w:r>
    </w:p>
    <w:p w14:paraId="633685A3" w14:textId="4EECBABC" w:rsidR="00E15DE9" w:rsidRPr="003E245E" w:rsidRDefault="00E15DE9" w:rsidP="00395F54">
      <w:pPr>
        <w:pStyle w:val="NoSpacing"/>
        <w:numPr>
          <w:ilvl w:val="0"/>
          <w:numId w:val="14"/>
        </w:numPr>
        <w:rPr>
          <w:rFonts w:cs="Times New Roman"/>
          <w:bCs/>
          <w:szCs w:val="26"/>
        </w:rPr>
      </w:pPr>
      <w:r w:rsidRPr="003E245E">
        <w:rPr>
          <w:rFonts w:cs="Times New Roman"/>
          <w:bCs/>
          <w:szCs w:val="26"/>
        </w:rPr>
        <w:t>Người dùng cố vấn học tập:</w:t>
      </w:r>
    </w:p>
    <w:p w14:paraId="6AC48CD2" w14:textId="55866D62" w:rsidR="00E15DE9" w:rsidRPr="003E245E" w:rsidRDefault="00E15DE9" w:rsidP="00395F54">
      <w:pPr>
        <w:pStyle w:val="NoSpacing"/>
        <w:numPr>
          <w:ilvl w:val="0"/>
          <w:numId w:val="16"/>
        </w:numPr>
        <w:rPr>
          <w:rFonts w:cs="Times New Roman"/>
          <w:bCs/>
          <w:szCs w:val="26"/>
        </w:rPr>
      </w:pPr>
      <w:r w:rsidRPr="003E245E">
        <w:rPr>
          <w:rFonts w:cs="Times New Roman"/>
          <w:bCs/>
          <w:szCs w:val="26"/>
        </w:rPr>
        <w:t>Xem thông tin thông báo học bổng, danh sách sinh viên lớp được nhận học bổng</w:t>
      </w:r>
    </w:p>
    <w:p w14:paraId="4A444BEF" w14:textId="77777777" w:rsidR="00E15DE9" w:rsidRPr="003E245E" w:rsidRDefault="00E15DE9" w:rsidP="00E15DE9">
      <w:pPr>
        <w:pStyle w:val="NoSpacing"/>
        <w:rPr>
          <w:rFonts w:cs="Times New Roman"/>
          <w:bCs/>
          <w:szCs w:val="26"/>
        </w:rPr>
      </w:pPr>
    </w:p>
    <w:p w14:paraId="4F139C7E" w14:textId="309CF074" w:rsidR="000B471C" w:rsidRPr="00B93284" w:rsidRDefault="000B471C" w:rsidP="00B93284">
      <w:pPr>
        <w:pStyle w:val="ListParagraph"/>
        <w:numPr>
          <w:ilvl w:val="1"/>
          <w:numId w:val="42"/>
        </w:numPr>
        <w:ind w:right="-284"/>
        <w:outlineLvl w:val="1"/>
        <w:rPr>
          <w:rFonts w:ascii="Times New Roman" w:hAnsi="Times New Roman" w:cs="Times New Roman"/>
          <w:b/>
          <w:sz w:val="26"/>
          <w:szCs w:val="26"/>
        </w:rPr>
      </w:pPr>
      <w:bookmarkStart w:id="1230" w:name="_Toc40075669"/>
      <w:r w:rsidRPr="00B93284">
        <w:rPr>
          <w:rFonts w:ascii="Times New Roman" w:hAnsi="Times New Roman" w:cs="Times New Roman"/>
          <w:b/>
          <w:sz w:val="26"/>
          <w:szCs w:val="26"/>
        </w:rPr>
        <w:t>Thiết kế theo chức năng</w:t>
      </w:r>
      <w:bookmarkEnd w:id="1230"/>
    </w:p>
    <w:p w14:paraId="7982D6A0" w14:textId="708F941D" w:rsidR="000B471C" w:rsidRPr="003E245E" w:rsidRDefault="000B471C" w:rsidP="00B93284">
      <w:pPr>
        <w:pStyle w:val="ListParagraph"/>
        <w:numPr>
          <w:ilvl w:val="2"/>
          <w:numId w:val="42"/>
        </w:numPr>
        <w:ind w:right="-284"/>
        <w:outlineLvl w:val="2"/>
        <w:rPr>
          <w:rFonts w:ascii="Times New Roman" w:hAnsi="Times New Roman" w:cs="Times New Roman"/>
          <w:b/>
          <w:sz w:val="26"/>
          <w:szCs w:val="26"/>
        </w:rPr>
      </w:pPr>
      <w:bookmarkStart w:id="1231" w:name="_Toc40075670"/>
      <w:r w:rsidRPr="003E245E">
        <w:rPr>
          <w:rFonts w:ascii="Times New Roman" w:hAnsi="Times New Roman" w:cs="Times New Roman"/>
          <w:b/>
          <w:sz w:val="26"/>
          <w:szCs w:val="26"/>
        </w:rPr>
        <w:t>Chức năng quản lý học bổng</w:t>
      </w:r>
      <w:bookmarkEnd w:id="1231"/>
    </w:p>
    <w:p w14:paraId="13F50055" w14:textId="1917BE9C" w:rsidR="000B471C" w:rsidRPr="003E245E" w:rsidRDefault="000B471C" w:rsidP="00BC5167">
      <w:pPr>
        <w:pStyle w:val="ListParagraph"/>
        <w:numPr>
          <w:ilvl w:val="0"/>
          <w:numId w:val="14"/>
        </w:numPr>
        <w:ind w:right="-284"/>
        <w:rPr>
          <w:rFonts w:ascii="Times New Roman" w:hAnsi="Times New Roman" w:cs="Times New Roman"/>
          <w:bCs/>
          <w:sz w:val="26"/>
          <w:szCs w:val="26"/>
        </w:rPr>
      </w:pPr>
      <w:r w:rsidRPr="003E245E">
        <w:rPr>
          <w:rFonts w:ascii="Times New Roman" w:hAnsi="Times New Roman" w:cs="Times New Roman"/>
          <w:bCs/>
          <w:sz w:val="26"/>
          <w:szCs w:val="26"/>
        </w:rPr>
        <w:t>Mục đích: quản lý các học bổng</w:t>
      </w:r>
    </w:p>
    <w:p w14:paraId="3EF82384" w14:textId="538DB745" w:rsidR="000B471C" w:rsidRPr="003E245E" w:rsidRDefault="0083281C" w:rsidP="00BC5167">
      <w:pPr>
        <w:pStyle w:val="ListParagraph"/>
        <w:numPr>
          <w:ilvl w:val="0"/>
          <w:numId w:val="17"/>
        </w:numPr>
        <w:ind w:left="1134" w:right="-284"/>
        <w:rPr>
          <w:rFonts w:ascii="Times New Roman" w:hAnsi="Times New Roman" w:cs="Times New Roman"/>
          <w:bCs/>
          <w:sz w:val="26"/>
          <w:szCs w:val="26"/>
        </w:rPr>
      </w:pPr>
      <w:r w:rsidRPr="003E245E">
        <w:rPr>
          <w:rFonts w:ascii="Times New Roman" w:hAnsi="Times New Roman" w:cs="Times New Roman"/>
          <w:bCs/>
          <w:sz w:val="26"/>
          <w:szCs w:val="26"/>
        </w:rPr>
        <w:t>Giao diện chun</w:t>
      </w:r>
      <w:r w:rsidR="00671AE4" w:rsidRPr="003E245E">
        <w:rPr>
          <w:rFonts w:ascii="Times New Roman" w:hAnsi="Times New Roman" w:cs="Times New Roman"/>
          <w:bCs/>
          <w:sz w:val="26"/>
          <w:szCs w:val="26"/>
        </w:rPr>
        <w:t>g</w:t>
      </w:r>
    </w:p>
    <w:p w14:paraId="0AF759F6" w14:textId="77777777" w:rsidR="005E7B52" w:rsidRDefault="005E7B52" w:rsidP="005E7B52">
      <w:pPr>
        <w:keepNext/>
      </w:pPr>
      <w:r>
        <w:rPr>
          <w:rFonts w:ascii="Times New Roman" w:hAnsi="Times New Roman" w:cs="Times New Roman"/>
          <w:bCs/>
          <w:noProof/>
          <w:sz w:val="26"/>
          <w:szCs w:val="26"/>
        </w:rPr>
        <w:lastRenderedPageBreak/>
        <w:drawing>
          <wp:inline distT="0" distB="0" distL="0" distR="0" wp14:anchorId="7066CD49" wp14:editId="5CDCA0D3">
            <wp:extent cx="5220335" cy="5522595"/>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4-27_08234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0335" cy="5522595"/>
                    </a:xfrm>
                    <a:prstGeom prst="rect">
                      <a:avLst/>
                    </a:prstGeom>
                  </pic:spPr>
                </pic:pic>
              </a:graphicData>
            </a:graphic>
          </wp:inline>
        </w:drawing>
      </w:r>
    </w:p>
    <w:p w14:paraId="7EBCA29C" w14:textId="51AD4A31" w:rsidR="00671AE4" w:rsidRPr="005E7B52" w:rsidRDefault="005E7B52" w:rsidP="005E7B52">
      <w:pPr>
        <w:pStyle w:val="Caption"/>
        <w:jc w:val="center"/>
        <w:rPr>
          <w:rFonts w:ascii="Times New Roman" w:hAnsi="Times New Roman" w:cs="Times New Roman"/>
          <w:i w:val="0"/>
          <w:iCs w:val="0"/>
          <w:color w:val="000000" w:themeColor="text1"/>
          <w:sz w:val="26"/>
          <w:szCs w:val="26"/>
        </w:rPr>
      </w:pPr>
      <w:bookmarkStart w:id="1232" w:name="_Toc38869543"/>
      <w:r w:rsidRPr="005E7B52">
        <w:rPr>
          <w:rFonts w:ascii="Times New Roman" w:hAnsi="Times New Roman" w:cs="Times New Roman"/>
          <w:i w:val="0"/>
          <w:iCs w:val="0"/>
          <w:color w:val="000000" w:themeColor="text1"/>
          <w:sz w:val="26"/>
          <w:szCs w:val="26"/>
        </w:rPr>
        <w:t xml:space="preserve">Hình </w:t>
      </w:r>
      <w:r w:rsidRPr="005E7B52">
        <w:rPr>
          <w:rFonts w:ascii="Times New Roman" w:hAnsi="Times New Roman" w:cs="Times New Roman"/>
          <w:i w:val="0"/>
          <w:iCs w:val="0"/>
          <w:color w:val="000000" w:themeColor="text1"/>
          <w:sz w:val="26"/>
          <w:szCs w:val="26"/>
        </w:rPr>
        <w:fldChar w:fldCharType="begin"/>
      </w:r>
      <w:r w:rsidRPr="005E7B52">
        <w:rPr>
          <w:rFonts w:ascii="Times New Roman" w:hAnsi="Times New Roman" w:cs="Times New Roman"/>
          <w:i w:val="0"/>
          <w:iCs w:val="0"/>
          <w:color w:val="000000" w:themeColor="text1"/>
          <w:sz w:val="26"/>
          <w:szCs w:val="26"/>
        </w:rPr>
        <w:instrText xml:space="preserve"> SEQ Hình \* ARABIC </w:instrText>
      </w:r>
      <w:r w:rsidRPr="005E7B52">
        <w:rPr>
          <w:rFonts w:ascii="Times New Roman" w:hAnsi="Times New Roman" w:cs="Times New Roman"/>
          <w:i w:val="0"/>
          <w:iCs w:val="0"/>
          <w:color w:val="000000" w:themeColor="text1"/>
          <w:sz w:val="26"/>
          <w:szCs w:val="26"/>
        </w:rPr>
        <w:fldChar w:fldCharType="separate"/>
      </w:r>
      <w:r w:rsidR="003A460B">
        <w:rPr>
          <w:rFonts w:ascii="Times New Roman" w:hAnsi="Times New Roman" w:cs="Times New Roman"/>
          <w:i w:val="0"/>
          <w:iCs w:val="0"/>
          <w:noProof/>
          <w:color w:val="000000" w:themeColor="text1"/>
          <w:sz w:val="26"/>
          <w:szCs w:val="26"/>
        </w:rPr>
        <w:t>35</w:t>
      </w:r>
      <w:r w:rsidRPr="005E7B52">
        <w:rPr>
          <w:rFonts w:ascii="Times New Roman" w:hAnsi="Times New Roman" w:cs="Times New Roman"/>
          <w:i w:val="0"/>
          <w:iCs w:val="0"/>
          <w:color w:val="000000" w:themeColor="text1"/>
          <w:sz w:val="26"/>
          <w:szCs w:val="26"/>
        </w:rPr>
        <w:fldChar w:fldCharType="end"/>
      </w:r>
      <w:r w:rsidRPr="005E7B52">
        <w:rPr>
          <w:rFonts w:ascii="Times New Roman" w:hAnsi="Times New Roman" w:cs="Times New Roman"/>
          <w:i w:val="0"/>
          <w:iCs w:val="0"/>
          <w:color w:val="000000" w:themeColor="text1"/>
          <w:sz w:val="26"/>
          <w:szCs w:val="26"/>
        </w:rPr>
        <w:t>. Giao diện chung quản lý học bổng</w:t>
      </w:r>
      <w:bookmarkEnd w:id="1232"/>
    </w:p>
    <w:p w14:paraId="44535330" w14:textId="77777777" w:rsidR="005E7B52" w:rsidRPr="003E245E" w:rsidRDefault="005E7B52" w:rsidP="00A25CE7">
      <w:pPr>
        <w:rPr>
          <w:rFonts w:ascii="Times New Roman" w:hAnsi="Times New Roman" w:cs="Times New Roman"/>
          <w:bCs/>
          <w:sz w:val="26"/>
          <w:szCs w:val="26"/>
        </w:rPr>
      </w:pPr>
    </w:p>
    <w:p w14:paraId="3EABA0ED" w14:textId="50F0041A" w:rsidR="00671AE4" w:rsidRPr="003E245E" w:rsidRDefault="0083281C" w:rsidP="00BC5167">
      <w:pPr>
        <w:pStyle w:val="ListParagraph"/>
        <w:numPr>
          <w:ilvl w:val="0"/>
          <w:numId w:val="17"/>
        </w:numPr>
        <w:ind w:left="1134" w:right="-284"/>
        <w:rPr>
          <w:rFonts w:ascii="Times New Roman" w:hAnsi="Times New Roman" w:cs="Times New Roman"/>
          <w:bCs/>
          <w:sz w:val="26"/>
          <w:szCs w:val="26"/>
        </w:rPr>
      </w:pPr>
      <w:r w:rsidRPr="003E245E">
        <w:rPr>
          <w:rFonts w:ascii="Times New Roman" w:hAnsi="Times New Roman" w:cs="Times New Roman"/>
          <w:bCs/>
          <w:sz w:val="26"/>
          <w:szCs w:val="26"/>
        </w:rPr>
        <w:t>Giao diện thêm học bổng</w:t>
      </w:r>
    </w:p>
    <w:p w14:paraId="22DA39A8" w14:textId="12C2DAF9" w:rsidR="00D72CF4" w:rsidRPr="003E245E" w:rsidRDefault="00D72CF4" w:rsidP="00A25CE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250A540B" wp14:editId="74579AC6">
            <wp:extent cx="5220335" cy="236855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thongbao.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20335" cy="2368550"/>
                    </a:xfrm>
                    <a:prstGeom prst="rect">
                      <a:avLst/>
                    </a:prstGeom>
                  </pic:spPr>
                </pic:pic>
              </a:graphicData>
            </a:graphic>
          </wp:inline>
        </w:drawing>
      </w:r>
    </w:p>
    <w:p w14:paraId="58572D04" w14:textId="6D0EFBD0" w:rsidR="00A411C8" w:rsidRDefault="00A411C8" w:rsidP="00E52F19">
      <w:pPr>
        <w:jc w:val="center"/>
        <w:rPr>
          <w:rFonts w:ascii="Times New Roman" w:hAnsi="Times New Roman" w:cs="Times New Roman"/>
          <w:bCs/>
          <w:sz w:val="26"/>
          <w:szCs w:val="26"/>
        </w:rPr>
      </w:pPr>
      <w:bookmarkStart w:id="1233" w:name="_Toc37241562"/>
      <w:bookmarkStart w:id="1234" w:name="_Toc38869544"/>
      <w:r w:rsidRPr="003E245E">
        <w:rPr>
          <w:rFonts w:ascii="Times New Roman" w:hAnsi="Times New Roman" w:cs="Times New Roman"/>
          <w:bCs/>
          <w:sz w:val="26"/>
          <w:szCs w:val="26"/>
        </w:rPr>
        <w:lastRenderedPageBreak/>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36</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Giao diện thêm học bổng</w:t>
      </w:r>
      <w:bookmarkEnd w:id="1233"/>
      <w:bookmarkEnd w:id="1234"/>
    </w:p>
    <w:p w14:paraId="13D747A0" w14:textId="72A74D07" w:rsidR="005E7B52" w:rsidRPr="003E245E" w:rsidRDefault="005E7B52" w:rsidP="005E7B52">
      <w:pPr>
        <w:pStyle w:val="ListParagraph"/>
        <w:numPr>
          <w:ilvl w:val="0"/>
          <w:numId w:val="17"/>
        </w:numPr>
        <w:ind w:left="1134" w:right="-284"/>
        <w:rPr>
          <w:rFonts w:ascii="Times New Roman" w:hAnsi="Times New Roman" w:cs="Times New Roman"/>
          <w:bCs/>
          <w:sz w:val="26"/>
          <w:szCs w:val="26"/>
        </w:rPr>
      </w:pPr>
      <w:r w:rsidRPr="003E245E">
        <w:rPr>
          <w:rFonts w:ascii="Times New Roman" w:hAnsi="Times New Roman" w:cs="Times New Roman"/>
          <w:bCs/>
          <w:sz w:val="26"/>
          <w:szCs w:val="26"/>
        </w:rPr>
        <w:t>Giao diện thêm học bổng</w:t>
      </w:r>
      <w:r>
        <w:rPr>
          <w:rFonts w:ascii="Times New Roman" w:hAnsi="Times New Roman" w:cs="Times New Roman"/>
          <w:bCs/>
          <w:sz w:val="26"/>
          <w:szCs w:val="26"/>
        </w:rPr>
        <w:t xml:space="preserve"> kèm thông báo</w:t>
      </w:r>
    </w:p>
    <w:p w14:paraId="102482EE" w14:textId="77777777" w:rsidR="000E4CB3" w:rsidRDefault="000E4CB3" w:rsidP="000E4CB3">
      <w:pPr>
        <w:keepNext/>
      </w:pPr>
      <w:r>
        <w:rPr>
          <w:rFonts w:ascii="Times New Roman" w:hAnsi="Times New Roman" w:cs="Times New Roman"/>
          <w:bCs/>
          <w:noProof/>
          <w:sz w:val="26"/>
          <w:szCs w:val="26"/>
        </w:rPr>
        <w:drawing>
          <wp:inline distT="0" distB="0" distL="0" distR="0" wp14:anchorId="2359FEB0" wp14:editId="16FC4104">
            <wp:extent cx="5220335" cy="3521075"/>
            <wp:effectExtent l="0" t="0" r="0" b="317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emhocbongthongbao.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20335" cy="3521075"/>
                    </a:xfrm>
                    <a:prstGeom prst="rect">
                      <a:avLst/>
                    </a:prstGeom>
                  </pic:spPr>
                </pic:pic>
              </a:graphicData>
            </a:graphic>
          </wp:inline>
        </w:drawing>
      </w:r>
    </w:p>
    <w:p w14:paraId="6B034A9F" w14:textId="0F3C2BD5" w:rsidR="005E7B52" w:rsidRPr="000E4CB3" w:rsidRDefault="000E4CB3" w:rsidP="000E4CB3">
      <w:pPr>
        <w:pStyle w:val="Caption"/>
        <w:jc w:val="center"/>
        <w:rPr>
          <w:rFonts w:ascii="Times New Roman" w:hAnsi="Times New Roman" w:cs="Times New Roman"/>
          <w:bCs/>
          <w:i w:val="0"/>
          <w:iCs w:val="0"/>
          <w:color w:val="000000" w:themeColor="text1"/>
          <w:sz w:val="26"/>
          <w:szCs w:val="26"/>
        </w:rPr>
      </w:pPr>
      <w:bookmarkStart w:id="1235" w:name="_Toc38869545"/>
      <w:r w:rsidRPr="000E4CB3">
        <w:rPr>
          <w:rFonts w:ascii="Times New Roman" w:hAnsi="Times New Roman" w:cs="Times New Roman"/>
          <w:i w:val="0"/>
          <w:iCs w:val="0"/>
          <w:color w:val="000000" w:themeColor="text1"/>
          <w:sz w:val="26"/>
          <w:szCs w:val="26"/>
        </w:rPr>
        <w:t xml:space="preserve">Hình </w:t>
      </w:r>
      <w:r w:rsidRPr="000E4CB3">
        <w:rPr>
          <w:rFonts w:ascii="Times New Roman" w:hAnsi="Times New Roman" w:cs="Times New Roman"/>
          <w:i w:val="0"/>
          <w:iCs w:val="0"/>
          <w:color w:val="000000" w:themeColor="text1"/>
          <w:sz w:val="26"/>
          <w:szCs w:val="26"/>
        </w:rPr>
        <w:fldChar w:fldCharType="begin"/>
      </w:r>
      <w:r w:rsidRPr="000E4CB3">
        <w:rPr>
          <w:rFonts w:ascii="Times New Roman" w:hAnsi="Times New Roman" w:cs="Times New Roman"/>
          <w:i w:val="0"/>
          <w:iCs w:val="0"/>
          <w:color w:val="000000" w:themeColor="text1"/>
          <w:sz w:val="26"/>
          <w:szCs w:val="26"/>
        </w:rPr>
        <w:instrText xml:space="preserve"> SEQ Hình \* ARABIC </w:instrText>
      </w:r>
      <w:r w:rsidRPr="000E4CB3">
        <w:rPr>
          <w:rFonts w:ascii="Times New Roman" w:hAnsi="Times New Roman" w:cs="Times New Roman"/>
          <w:i w:val="0"/>
          <w:iCs w:val="0"/>
          <w:color w:val="000000" w:themeColor="text1"/>
          <w:sz w:val="26"/>
          <w:szCs w:val="26"/>
        </w:rPr>
        <w:fldChar w:fldCharType="separate"/>
      </w:r>
      <w:r w:rsidR="003A460B">
        <w:rPr>
          <w:rFonts w:ascii="Times New Roman" w:hAnsi="Times New Roman" w:cs="Times New Roman"/>
          <w:i w:val="0"/>
          <w:iCs w:val="0"/>
          <w:noProof/>
          <w:color w:val="000000" w:themeColor="text1"/>
          <w:sz w:val="26"/>
          <w:szCs w:val="26"/>
        </w:rPr>
        <w:t>37</w:t>
      </w:r>
      <w:r w:rsidRPr="000E4CB3">
        <w:rPr>
          <w:rFonts w:ascii="Times New Roman" w:hAnsi="Times New Roman" w:cs="Times New Roman"/>
          <w:i w:val="0"/>
          <w:iCs w:val="0"/>
          <w:color w:val="000000" w:themeColor="text1"/>
          <w:sz w:val="26"/>
          <w:szCs w:val="26"/>
        </w:rPr>
        <w:fldChar w:fldCharType="end"/>
      </w:r>
      <w:r w:rsidRPr="000E4CB3">
        <w:rPr>
          <w:rFonts w:ascii="Times New Roman" w:hAnsi="Times New Roman" w:cs="Times New Roman"/>
          <w:i w:val="0"/>
          <w:iCs w:val="0"/>
          <w:color w:val="000000" w:themeColor="text1"/>
          <w:sz w:val="26"/>
          <w:szCs w:val="26"/>
        </w:rPr>
        <w:t>. Giao diện thêm học bổng kèm thông báo</w:t>
      </w:r>
      <w:bookmarkEnd w:id="1235"/>
    </w:p>
    <w:p w14:paraId="0ECBDCAE" w14:textId="36C26923" w:rsidR="0083281C" w:rsidRPr="003E245E" w:rsidRDefault="0083281C" w:rsidP="00BC5167">
      <w:pPr>
        <w:pStyle w:val="ListParagraph"/>
        <w:numPr>
          <w:ilvl w:val="0"/>
          <w:numId w:val="17"/>
        </w:numPr>
        <w:ind w:left="1134" w:right="-284"/>
        <w:rPr>
          <w:rFonts w:ascii="Times New Roman" w:hAnsi="Times New Roman" w:cs="Times New Roman"/>
          <w:bCs/>
          <w:sz w:val="26"/>
          <w:szCs w:val="26"/>
        </w:rPr>
      </w:pPr>
      <w:r w:rsidRPr="003E245E">
        <w:rPr>
          <w:rFonts w:ascii="Times New Roman" w:hAnsi="Times New Roman" w:cs="Times New Roman"/>
          <w:bCs/>
          <w:sz w:val="26"/>
          <w:szCs w:val="26"/>
        </w:rPr>
        <w:t>Giao diện sửa học bổng</w:t>
      </w:r>
    </w:p>
    <w:p w14:paraId="4DA876C5" w14:textId="77777777" w:rsidR="00A411C8" w:rsidRPr="003E245E" w:rsidRDefault="00D72CF4" w:rsidP="00BC516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3F496F61" wp14:editId="247620E5">
            <wp:extent cx="5220335" cy="213741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ahocbong.png"/>
                    <pic:cNvPicPr/>
                  </pic:nvPicPr>
                  <pic:blipFill>
                    <a:blip r:embed="rId70">
                      <a:extLst>
                        <a:ext uri="{28A0092B-C50C-407E-A947-70E740481C1C}">
                          <a14:useLocalDpi xmlns:a14="http://schemas.microsoft.com/office/drawing/2010/main" val="0"/>
                        </a:ext>
                      </a:extLst>
                    </a:blip>
                    <a:stretch>
                      <a:fillRect/>
                    </a:stretch>
                  </pic:blipFill>
                  <pic:spPr>
                    <a:xfrm>
                      <a:off x="0" y="0"/>
                      <a:ext cx="5220335" cy="2137410"/>
                    </a:xfrm>
                    <a:prstGeom prst="rect">
                      <a:avLst/>
                    </a:prstGeom>
                  </pic:spPr>
                </pic:pic>
              </a:graphicData>
            </a:graphic>
          </wp:inline>
        </w:drawing>
      </w:r>
    </w:p>
    <w:p w14:paraId="5B483D7A" w14:textId="6ED0393C" w:rsidR="00D72CF4" w:rsidRPr="003E245E" w:rsidRDefault="00A411C8" w:rsidP="00E52F19">
      <w:pPr>
        <w:jc w:val="center"/>
        <w:rPr>
          <w:rFonts w:ascii="Times New Roman" w:hAnsi="Times New Roman" w:cs="Times New Roman"/>
          <w:bCs/>
          <w:sz w:val="26"/>
          <w:szCs w:val="26"/>
        </w:rPr>
      </w:pPr>
      <w:bookmarkStart w:id="1236" w:name="_Toc37241563"/>
      <w:bookmarkStart w:id="1237" w:name="_Toc38869546"/>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38</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Giao diện sửa học bổng</w:t>
      </w:r>
      <w:bookmarkEnd w:id="1236"/>
      <w:bookmarkEnd w:id="1237"/>
    </w:p>
    <w:p w14:paraId="793AB839" w14:textId="77777777" w:rsidR="00A411C8" w:rsidRPr="003E245E" w:rsidRDefault="00A411C8" w:rsidP="00D72CF4">
      <w:pPr>
        <w:ind w:right="-284"/>
        <w:outlineLvl w:val="0"/>
        <w:rPr>
          <w:rFonts w:ascii="Times New Roman" w:hAnsi="Times New Roman" w:cs="Times New Roman"/>
          <w:bCs/>
          <w:sz w:val="26"/>
          <w:szCs w:val="26"/>
        </w:rPr>
      </w:pPr>
    </w:p>
    <w:p w14:paraId="207E7E57" w14:textId="5FD98E3F" w:rsidR="0083281C" w:rsidRPr="003E245E" w:rsidRDefault="0083281C" w:rsidP="00BC5167">
      <w:pPr>
        <w:pStyle w:val="ListParagraph"/>
        <w:numPr>
          <w:ilvl w:val="0"/>
          <w:numId w:val="17"/>
        </w:numPr>
        <w:ind w:left="1134" w:right="-284"/>
        <w:rPr>
          <w:rFonts w:ascii="Times New Roman" w:hAnsi="Times New Roman" w:cs="Times New Roman"/>
          <w:bCs/>
          <w:sz w:val="26"/>
          <w:szCs w:val="26"/>
        </w:rPr>
      </w:pPr>
      <w:r w:rsidRPr="003E245E">
        <w:rPr>
          <w:rFonts w:ascii="Times New Roman" w:hAnsi="Times New Roman" w:cs="Times New Roman"/>
          <w:bCs/>
          <w:sz w:val="26"/>
          <w:szCs w:val="26"/>
        </w:rPr>
        <w:t>Cách xử lý</w:t>
      </w:r>
    </w:p>
    <w:p w14:paraId="702032A3" w14:textId="3B47972F" w:rsidR="00D72CF4" w:rsidRPr="003E245E" w:rsidRDefault="00D72CF4" w:rsidP="00BC5167">
      <w:pPr>
        <w:pStyle w:val="ListParagraph"/>
        <w:ind w:left="1134" w:right="-284"/>
        <w:rPr>
          <w:rFonts w:ascii="Times New Roman" w:hAnsi="Times New Roman" w:cs="Times New Roman"/>
          <w:bCs/>
          <w:sz w:val="26"/>
          <w:szCs w:val="26"/>
        </w:rPr>
      </w:pPr>
      <w:r w:rsidRPr="003E245E">
        <w:rPr>
          <w:rFonts w:ascii="Times New Roman" w:hAnsi="Times New Roman" w:cs="Times New Roman"/>
          <w:bCs/>
          <w:sz w:val="26"/>
          <w:szCs w:val="26"/>
        </w:rPr>
        <w:t>Thêm học bổng</w:t>
      </w:r>
    </w:p>
    <w:p w14:paraId="447FAFBB" w14:textId="24FEA538" w:rsidR="007311A6" w:rsidRPr="003E245E" w:rsidRDefault="007311A6" w:rsidP="00BC5167">
      <w:pPr>
        <w:pStyle w:val="ListParagraph"/>
        <w:ind w:left="1134" w:right="-284"/>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58151F72" wp14:editId="14AE453E">
            <wp:extent cx="4181475" cy="6210300"/>
            <wp:effectExtent l="0" t="0" r="9525" b="0"/>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Themhb.png"/>
                    <pic:cNvPicPr/>
                  </pic:nvPicPr>
                  <pic:blipFill>
                    <a:blip r:embed="rId71">
                      <a:extLst>
                        <a:ext uri="{28A0092B-C50C-407E-A947-70E740481C1C}">
                          <a14:useLocalDpi xmlns:a14="http://schemas.microsoft.com/office/drawing/2010/main" val="0"/>
                        </a:ext>
                      </a:extLst>
                    </a:blip>
                    <a:stretch>
                      <a:fillRect/>
                    </a:stretch>
                  </pic:blipFill>
                  <pic:spPr>
                    <a:xfrm>
                      <a:off x="0" y="0"/>
                      <a:ext cx="4181475" cy="6210300"/>
                    </a:xfrm>
                    <a:prstGeom prst="rect">
                      <a:avLst/>
                    </a:prstGeom>
                  </pic:spPr>
                </pic:pic>
              </a:graphicData>
            </a:graphic>
          </wp:inline>
        </w:drawing>
      </w:r>
    </w:p>
    <w:p w14:paraId="522CC6CC" w14:textId="529BE7B7" w:rsidR="007871D1" w:rsidRPr="003E245E" w:rsidRDefault="00D72CF4" w:rsidP="00BC5167">
      <w:pPr>
        <w:pStyle w:val="ListParagraph"/>
        <w:ind w:left="1134" w:right="-284"/>
        <w:rPr>
          <w:rFonts w:ascii="Times New Roman" w:hAnsi="Times New Roman" w:cs="Times New Roman"/>
          <w:bCs/>
          <w:sz w:val="26"/>
          <w:szCs w:val="26"/>
        </w:rPr>
      </w:pPr>
      <w:r w:rsidRPr="003E245E">
        <w:rPr>
          <w:rFonts w:ascii="Times New Roman" w:hAnsi="Times New Roman" w:cs="Times New Roman"/>
          <w:bCs/>
          <w:sz w:val="26"/>
          <w:szCs w:val="26"/>
        </w:rPr>
        <w:t>Sửa học bổng</w:t>
      </w:r>
    </w:p>
    <w:p w14:paraId="42154207" w14:textId="53660DE0" w:rsidR="007311A6" w:rsidRPr="003E245E" w:rsidRDefault="007311A6" w:rsidP="00BC5167">
      <w:pPr>
        <w:pStyle w:val="ListParagraph"/>
        <w:ind w:left="1134" w:right="-284"/>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0D2F1F6C" wp14:editId="2B6A25E9">
            <wp:extent cx="4181475" cy="6210300"/>
            <wp:effectExtent l="0" t="0" r="9525"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lowsuahp.png"/>
                    <pic:cNvPicPr/>
                  </pic:nvPicPr>
                  <pic:blipFill>
                    <a:blip r:embed="rId72">
                      <a:extLst>
                        <a:ext uri="{28A0092B-C50C-407E-A947-70E740481C1C}">
                          <a14:useLocalDpi xmlns:a14="http://schemas.microsoft.com/office/drawing/2010/main" val="0"/>
                        </a:ext>
                      </a:extLst>
                    </a:blip>
                    <a:stretch>
                      <a:fillRect/>
                    </a:stretch>
                  </pic:blipFill>
                  <pic:spPr>
                    <a:xfrm>
                      <a:off x="0" y="0"/>
                      <a:ext cx="4181475" cy="6210300"/>
                    </a:xfrm>
                    <a:prstGeom prst="rect">
                      <a:avLst/>
                    </a:prstGeom>
                  </pic:spPr>
                </pic:pic>
              </a:graphicData>
            </a:graphic>
          </wp:inline>
        </w:drawing>
      </w:r>
    </w:p>
    <w:p w14:paraId="0097734C" w14:textId="7585AB35" w:rsidR="00D72CF4" w:rsidRPr="003E245E" w:rsidRDefault="00D72CF4" w:rsidP="00BC5167">
      <w:pPr>
        <w:pStyle w:val="ListParagraph"/>
        <w:ind w:left="1134" w:right="-284"/>
        <w:rPr>
          <w:rFonts w:ascii="Times New Roman" w:hAnsi="Times New Roman" w:cs="Times New Roman"/>
          <w:bCs/>
          <w:sz w:val="26"/>
          <w:szCs w:val="26"/>
        </w:rPr>
      </w:pPr>
      <w:r w:rsidRPr="003E245E">
        <w:rPr>
          <w:rFonts w:ascii="Times New Roman" w:hAnsi="Times New Roman" w:cs="Times New Roman"/>
          <w:bCs/>
          <w:sz w:val="26"/>
          <w:szCs w:val="26"/>
        </w:rPr>
        <w:t>Xóa học bổng</w:t>
      </w:r>
    </w:p>
    <w:p w14:paraId="2405F51C" w14:textId="6EA99F62" w:rsidR="007871D1" w:rsidRPr="003E245E" w:rsidRDefault="007871D1" w:rsidP="00BC5167">
      <w:pPr>
        <w:pStyle w:val="ListParagraph"/>
        <w:ind w:left="1134" w:right="-284"/>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7C546FA7" wp14:editId="07664F7A">
            <wp:extent cx="1676400" cy="5448300"/>
            <wp:effectExtent l="0" t="0" r="0" b="0"/>
            <wp:docPr id="37"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lowxoahb (1).png"/>
                    <pic:cNvPicPr/>
                  </pic:nvPicPr>
                  <pic:blipFill>
                    <a:blip r:embed="rId73">
                      <a:extLst>
                        <a:ext uri="{28A0092B-C50C-407E-A947-70E740481C1C}">
                          <a14:useLocalDpi xmlns:a14="http://schemas.microsoft.com/office/drawing/2010/main" val="0"/>
                        </a:ext>
                      </a:extLst>
                    </a:blip>
                    <a:stretch>
                      <a:fillRect/>
                    </a:stretch>
                  </pic:blipFill>
                  <pic:spPr>
                    <a:xfrm>
                      <a:off x="0" y="0"/>
                      <a:ext cx="1676400" cy="5448300"/>
                    </a:xfrm>
                    <a:prstGeom prst="rect">
                      <a:avLst/>
                    </a:prstGeom>
                  </pic:spPr>
                </pic:pic>
              </a:graphicData>
            </a:graphic>
          </wp:inline>
        </w:drawing>
      </w:r>
    </w:p>
    <w:p w14:paraId="509C71C9" w14:textId="1DC2B7F9" w:rsidR="00240C29" w:rsidRPr="003E245E" w:rsidRDefault="00240C29" w:rsidP="00B93284">
      <w:pPr>
        <w:pStyle w:val="ListParagraph"/>
        <w:numPr>
          <w:ilvl w:val="2"/>
          <w:numId w:val="42"/>
        </w:numPr>
        <w:ind w:right="-284"/>
        <w:outlineLvl w:val="2"/>
        <w:rPr>
          <w:rFonts w:ascii="Times New Roman" w:hAnsi="Times New Roman" w:cs="Times New Roman"/>
          <w:b/>
          <w:sz w:val="26"/>
          <w:szCs w:val="26"/>
        </w:rPr>
      </w:pPr>
      <w:bookmarkStart w:id="1238" w:name="_Toc40075671"/>
      <w:r w:rsidRPr="003E245E">
        <w:rPr>
          <w:rFonts w:ascii="Times New Roman" w:hAnsi="Times New Roman" w:cs="Times New Roman"/>
          <w:b/>
          <w:sz w:val="26"/>
          <w:szCs w:val="26"/>
        </w:rPr>
        <w:t>Chức năng quản lý thông báo, file đính kèm</w:t>
      </w:r>
      <w:bookmarkEnd w:id="1238"/>
    </w:p>
    <w:p w14:paraId="40F0172F" w14:textId="7B03B337" w:rsidR="00240C29" w:rsidRPr="003E245E" w:rsidRDefault="00240C29" w:rsidP="00BC5167">
      <w:pPr>
        <w:pStyle w:val="ListParagraph"/>
        <w:numPr>
          <w:ilvl w:val="0"/>
          <w:numId w:val="18"/>
        </w:numPr>
        <w:ind w:right="-284"/>
        <w:rPr>
          <w:rFonts w:ascii="Times New Roman" w:hAnsi="Times New Roman" w:cs="Times New Roman"/>
          <w:bCs/>
          <w:sz w:val="26"/>
          <w:szCs w:val="26"/>
        </w:rPr>
      </w:pPr>
      <w:r w:rsidRPr="003E245E">
        <w:rPr>
          <w:rFonts w:ascii="Times New Roman" w:hAnsi="Times New Roman" w:cs="Times New Roman"/>
          <w:bCs/>
          <w:sz w:val="26"/>
          <w:szCs w:val="26"/>
        </w:rPr>
        <w:t>Giao diện chung</w:t>
      </w:r>
    </w:p>
    <w:p w14:paraId="44E83573" w14:textId="77777777" w:rsidR="00A411C8" w:rsidRPr="003E245E" w:rsidRDefault="007871D1" w:rsidP="00BC516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39B14571" wp14:editId="41C5CB78">
            <wp:extent cx="5220335" cy="1673225"/>
            <wp:effectExtent l="0" t="0" r="0" b="317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thongbao.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20335" cy="1673225"/>
                    </a:xfrm>
                    <a:prstGeom prst="rect">
                      <a:avLst/>
                    </a:prstGeom>
                  </pic:spPr>
                </pic:pic>
              </a:graphicData>
            </a:graphic>
          </wp:inline>
        </w:drawing>
      </w:r>
    </w:p>
    <w:p w14:paraId="57FF3226" w14:textId="2C8B9375" w:rsidR="007871D1" w:rsidRPr="003E245E" w:rsidRDefault="00A411C8" w:rsidP="00E52F19">
      <w:pPr>
        <w:jc w:val="center"/>
        <w:rPr>
          <w:rFonts w:ascii="Times New Roman" w:hAnsi="Times New Roman" w:cs="Times New Roman"/>
          <w:bCs/>
          <w:sz w:val="26"/>
          <w:szCs w:val="26"/>
        </w:rPr>
      </w:pPr>
      <w:bookmarkStart w:id="1239" w:name="_Toc37241564"/>
      <w:bookmarkStart w:id="1240" w:name="_Toc38869547"/>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39</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Giao diện chung quản lý thông báo</w:t>
      </w:r>
      <w:bookmarkEnd w:id="1239"/>
      <w:bookmarkEnd w:id="1240"/>
    </w:p>
    <w:p w14:paraId="23458005" w14:textId="77777777" w:rsidR="00A411C8" w:rsidRPr="003E245E" w:rsidRDefault="00A411C8" w:rsidP="007871D1">
      <w:pPr>
        <w:ind w:right="-284"/>
        <w:outlineLvl w:val="0"/>
        <w:rPr>
          <w:rFonts w:ascii="Times New Roman" w:hAnsi="Times New Roman" w:cs="Times New Roman"/>
          <w:bCs/>
          <w:sz w:val="26"/>
          <w:szCs w:val="26"/>
        </w:rPr>
      </w:pPr>
    </w:p>
    <w:p w14:paraId="6C2653D7" w14:textId="04C25197" w:rsidR="00240C29" w:rsidRPr="003E245E" w:rsidRDefault="00240C29" w:rsidP="00BC5167">
      <w:pPr>
        <w:pStyle w:val="ListParagraph"/>
        <w:numPr>
          <w:ilvl w:val="0"/>
          <w:numId w:val="18"/>
        </w:numPr>
        <w:ind w:right="-284"/>
        <w:rPr>
          <w:rFonts w:ascii="Times New Roman" w:hAnsi="Times New Roman" w:cs="Times New Roman"/>
          <w:bCs/>
          <w:sz w:val="26"/>
          <w:szCs w:val="26"/>
        </w:rPr>
      </w:pPr>
      <w:r w:rsidRPr="003E245E">
        <w:rPr>
          <w:rFonts w:ascii="Times New Roman" w:hAnsi="Times New Roman" w:cs="Times New Roman"/>
          <w:bCs/>
          <w:sz w:val="26"/>
          <w:szCs w:val="26"/>
        </w:rPr>
        <w:t>Giao diện thêm thông báo</w:t>
      </w:r>
    </w:p>
    <w:p w14:paraId="4523B49B" w14:textId="77777777" w:rsidR="00A411C8" w:rsidRPr="003E245E" w:rsidRDefault="007871D1" w:rsidP="00BC5167">
      <w:pPr>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7B593568" wp14:editId="74B4DC34">
            <wp:extent cx="5220335" cy="236855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emthongbao.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20335" cy="2368550"/>
                    </a:xfrm>
                    <a:prstGeom prst="rect">
                      <a:avLst/>
                    </a:prstGeom>
                  </pic:spPr>
                </pic:pic>
              </a:graphicData>
            </a:graphic>
          </wp:inline>
        </w:drawing>
      </w:r>
    </w:p>
    <w:p w14:paraId="2DC0B14C" w14:textId="50D840DC" w:rsidR="007871D1" w:rsidRPr="003E245E" w:rsidRDefault="00A411C8" w:rsidP="00E52F19">
      <w:pPr>
        <w:jc w:val="center"/>
        <w:rPr>
          <w:rFonts w:ascii="Times New Roman" w:hAnsi="Times New Roman" w:cs="Times New Roman"/>
          <w:bCs/>
          <w:sz w:val="26"/>
          <w:szCs w:val="26"/>
        </w:rPr>
      </w:pPr>
      <w:bookmarkStart w:id="1241" w:name="_Toc37241565"/>
      <w:bookmarkStart w:id="1242" w:name="_Toc38869548"/>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40</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Giao diện thêm thông báo</w:t>
      </w:r>
      <w:bookmarkEnd w:id="1241"/>
      <w:bookmarkEnd w:id="1242"/>
    </w:p>
    <w:p w14:paraId="573FB40A" w14:textId="77777777" w:rsidR="00A411C8" w:rsidRPr="003E245E" w:rsidRDefault="00A411C8" w:rsidP="007871D1">
      <w:pPr>
        <w:ind w:right="-284"/>
        <w:outlineLvl w:val="0"/>
        <w:rPr>
          <w:rFonts w:ascii="Times New Roman" w:hAnsi="Times New Roman" w:cs="Times New Roman"/>
          <w:bCs/>
          <w:sz w:val="26"/>
          <w:szCs w:val="26"/>
        </w:rPr>
      </w:pPr>
    </w:p>
    <w:p w14:paraId="18F3954F" w14:textId="5970BD9C" w:rsidR="00240C29" w:rsidRPr="003E245E" w:rsidRDefault="00240C29" w:rsidP="00BC5167">
      <w:pPr>
        <w:pStyle w:val="ListParagraph"/>
        <w:numPr>
          <w:ilvl w:val="0"/>
          <w:numId w:val="18"/>
        </w:numPr>
        <w:ind w:right="-284"/>
        <w:rPr>
          <w:rFonts w:ascii="Times New Roman" w:hAnsi="Times New Roman" w:cs="Times New Roman"/>
          <w:bCs/>
          <w:sz w:val="26"/>
          <w:szCs w:val="26"/>
        </w:rPr>
      </w:pPr>
      <w:r w:rsidRPr="003E245E">
        <w:rPr>
          <w:rFonts w:ascii="Times New Roman" w:hAnsi="Times New Roman" w:cs="Times New Roman"/>
          <w:bCs/>
          <w:sz w:val="26"/>
          <w:szCs w:val="26"/>
        </w:rPr>
        <w:t>Giao diện sửa thông báo</w:t>
      </w:r>
    </w:p>
    <w:p w14:paraId="7680B904" w14:textId="77777777" w:rsidR="00A411C8" w:rsidRPr="003E245E" w:rsidRDefault="007871D1" w:rsidP="00BC516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329E948E" wp14:editId="4A98E744">
            <wp:extent cx="5220335" cy="1958340"/>
            <wp:effectExtent l="0" t="0" r="0" b="381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athongbao.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20335" cy="1958340"/>
                    </a:xfrm>
                    <a:prstGeom prst="rect">
                      <a:avLst/>
                    </a:prstGeom>
                  </pic:spPr>
                </pic:pic>
              </a:graphicData>
            </a:graphic>
          </wp:inline>
        </w:drawing>
      </w:r>
    </w:p>
    <w:p w14:paraId="5526FA4A" w14:textId="4FB2FC86" w:rsidR="007871D1" w:rsidRPr="003E245E" w:rsidRDefault="00A411C8" w:rsidP="00E52F19">
      <w:pPr>
        <w:jc w:val="center"/>
        <w:rPr>
          <w:rFonts w:ascii="Times New Roman" w:hAnsi="Times New Roman" w:cs="Times New Roman"/>
          <w:bCs/>
          <w:sz w:val="26"/>
          <w:szCs w:val="26"/>
        </w:rPr>
      </w:pPr>
      <w:bookmarkStart w:id="1243" w:name="_Toc37241566"/>
      <w:bookmarkStart w:id="1244" w:name="_Toc38869549"/>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41</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.Giao diện sửa thông báo</w:t>
      </w:r>
      <w:bookmarkEnd w:id="1243"/>
      <w:bookmarkEnd w:id="1244"/>
    </w:p>
    <w:p w14:paraId="03028DB5" w14:textId="77777777" w:rsidR="00A411C8" w:rsidRPr="003E245E" w:rsidRDefault="00A411C8" w:rsidP="007871D1">
      <w:pPr>
        <w:ind w:right="-284"/>
        <w:outlineLvl w:val="0"/>
        <w:rPr>
          <w:rFonts w:ascii="Times New Roman" w:hAnsi="Times New Roman" w:cs="Times New Roman"/>
          <w:bCs/>
          <w:sz w:val="26"/>
          <w:szCs w:val="26"/>
        </w:rPr>
      </w:pPr>
    </w:p>
    <w:p w14:paraId="4725EF18" w14:textId="66ECEB80" w:rsidR="00240C29" w:rsidRPr="003E245E" w:rsidRDefault="00240C29" w:rsidP="00BC5167">
      <w:pPr>
        <w:pStyle w:val="ListParagraph"/>
        <w:numPr>
          <w:ilvl w:val="0"/>
          <w:numId w:val="18"/>
        </w:numPr>
        <w:ind w:right="-284"/>
        <w:rPr>
          <w:rFonts w:ascii="Times New Roman" w:hAnsi="Times New Roman" w:cs="Times New Roman"/>
          <w:bCs/>
          <w:sz w:val="26"/>
          <w:szCs w:val="26"/>
        </w:rPr>
      </w:pPr>
      <w:r w:rsidRPr="003E245E">
        <w:rPr>
          <w:rFonts w:ascii="Times New Roman" w:hAnsi="Times New Roman" w:cs="Times New Roman"/>
          <w:bCs/>
          <w:sz w:val="26"/>
          <w:szCs w:val="26"/>
        </w:rPr>
        <w:t>Giao diện thêm file đính kèm</w:t>
      </w:r>
    </w:p>
    <w:p w14:paraId="2A137880" w14:textId="235D8934" w:rsidR="007871D1" w:rsidRPr="003E245E" w:rsidRDefault="00167FC2" w:rsidP="00BC5167">
      <w:pPr>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37FF81C4" wp14:editId="654671A7">
            <wp:extent cx="5220335" cy="2928620"/>
            <wp:effectExtent l="0" t="0" r="0" b="508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emvanban.png"/>
                    <pic:cNvPicPr/>
                  </pic:nvPicPr>
                  <pic:blipFill>
                    <a:blip r:embed="rId76">
                      <a:extLst>
                        <a:ext uri="{28A0092B-C50C-407E-A947-70E740481C1C}">
                          <a14:useLocalDpi xmlns:a14="http://schemas.microsoft.com/office/drawing/2010/main" val="0"/>
                        </a:ext>
                      </a:extLst>
                    </a:blip>
                    <a:stretch>
                      <a:fillRect/>
                    </a:stretch>
                  </pic:blipFill>
                  <pic:spPr>
                    <a:xfrm>
                      <a:off x="0" y="0"/>
                      <a:ext cx="5220335" cy="2928620"/>
                    </a:xfrm>
                    <a:prstGeom prst="rect">
                      <a:avLst/>
                    </a:prstGeom>
                  </pic:spPr>
                </pic:pic>
              </a:graphicData>
            </a:graphic>
          </wp:inline>
        </w:drawing>
      </w:r>
    </w:p>
    <w:p w14:paraId="566552F3" w14:textId="51A61E63" w:rsidR="00A411C8" w:rsidRPr="003E245E" w:rsidRDefault="00A411C8" w:rsidP="00E52F19">
      <w:pPr>
        <w:jc w:val="center"/>
        <w:rPr>
          <w:rFonts w:ascii="Times New Roman" w:hAnsi="Times New Roman" w:cs="Times New Roman"/>
          <w:bCs/>
          <w:sz w:val="26"/>
          <w:szCs w:val="26"/>
        </w:rPr>
      </w:pPr>
      <w:bookmarkStart w:id="1245" w:name="_Toc37241567"/>
      <w:bookmarkStart w:id="1246" w:name="_Toc38869550"/>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42</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.Giao diện thêm file đính kèm</w:t>
      </w:r>
      <w:bookmarkEnd w:id="1245"/>
      <w:bookmarkEnd w:id="1246"/>
    </w:p>
    <w:p w14:paraId="2154606C" w14:textId="5A830422" w:rsidR="00240C29" w:rsidRPr="003E245E" w:rsidRDefault="00240C29" w:rsidP="00BC5167">
      <w:pPr>
        <w:pStyle w:val="ListParagraph"/>
        <w:numPr>
          <w:ilvl w:val="0"/>
          <w:numId w:val="18"/>
        </w:numPr>
        <w:ind w:right="-284"/>
        <w:rPr>
          <w:rFonts w:ascii="Times New Roman" w:hAnsi="Times New Roman" w:cs="Times New Roman"/>
          <w:bCs/>
          <w:sz w:val="26"/>
          <w:szCs w:val="26"/>
        </w:rPr>
      </w:pPr>
      <w:r w:rsidRPr="003E245E">
        <w:rPr>
          <w:rFonts w:ascii="Times New Roman" w:hAnsi="Times New Roman" w:cs="Times New Roman"/>
          <w:bCs/>
          <w:sz w:val="26"/>
          <w:szCs w:val="26"/>
        </w:rPr>
        <w:t>Giao diện sửa file đính kèm</w:t>
      </w:r>
    </w:p>
    <w:p w14:paraId="77E5EDC9" w14:textId="77777777" w:rsidR="009D1D16" w:rsidRPr="003E245E" w:rsidRDefault="00167FC2" w:rsidP="00BC516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2D8774E2" wp14:editId="4F54A6F8">
            <wp:extent cx="5220335" cy="2911475"/>
            <wp:effectExtent l="0" t="0" r="0" b="317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avanban.png"/>
                    <pic:cNvPicPr/>
                  </pic:nvPicPr>
                  <pic:blipFill>
                    <a:blip r:embed="rId77">
                      <a:extLst>
                        <a:ext uri="{28A0092B-C50C-407E-A947-70E740481C1C}">
                          <a14:useLocalDpi xmlns:a14="http://schemas.microsoft.com/office/drawing/2010/main" val="0"/>
                        </a:ext>
                      </a:extLst>
                    </a:blip>
                    <a:stretch>
                      <a:fillRect/>
                    </a:stretch>
                  </pic:blipFill>
                  <pic:spPr>
                    <a:xfrm>
                      <a:off x="0" y="0"/>
                      <a:ext cx="5220335" cy="2911475"/>
                    </a:xfrm>
                    <a:prstGeom prst="rect">
                      <a:avLst/>
                    </a:prstGeom>
                  </pic:spPr>
                </pic:pic>
              </a:graphicData>
            </a:graphic>
          </wp:inline>
        </w:drawing>
      </w:r>
    </w:p>
    <w:p w14:paraId="6F427ED7" w14:textId="2C76B79F" w:rsidR="00167FC2" w:rsidRPr="003E245E" w:rsidRDefault="009D1D16" w:rsidP="00E52F19">
      <w:pPr>
        <w:jc w:val="center"/>
        <w:rPr>
          <w:rFonts w:ascii="Times New Roman" w:hAnsi="Times New Roman" w:cs="Times New Roman"/>
          <w:bCs/>
          <w:sz w:val="26"/>
          <w:szCs w:val="26"/>
        </w:rPr>
      </w:pPr>
      <w:bookmarkStart w:id="1247" w:name="_Toc37241568"/>
      <w:bookmarkStart w:id="1248" w:name="_Toc38869551"/>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43</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.Giao diện sửa file đính kèm</w:t>
      </w:r>
      <w:bookmarkEnd w:id="1247"/>
      <w:bookmarkEnd w:id="1248"/>
    </w:p>
    <w:p w14:paraId="54F3D298" w14:textId="77777777" w:rsidR="00A411C8" w:rsidRPr="003E245E" w:rsidRDefault="00A411C8" w:rsidP="00167FC2">
      <w:pPr>
        <w:ind w:right="-284"/>
        <w:outlineLvl w:val="0"/>
        <w:rPr>
          <w:rFonts w:ascii="Times New Roman" w:hAnsi="Times New Roman" w:cs="Times New Roman"/>
          <w:bCs/>
          <w:sz w:val="26"/>
          <w:szCs w:val="26"/>
        </w:rPr>
      </w:pPr>
    </w:p>
    <w:p w14:paraId="78BDDD50" w14:textId="7B4E4C5A" w:rsidR="00240C29" w:rsidRPr="003E245E" w:rsidRDefault="00240C29" w:rsidP="00BC5167">
      <w:pPr>
        <w:pStyle w:val="ListParagraph"/>
        <w:numPr>
          <w:ilvl w:val="0"/>
          <w:numId w:val="18"/>
        </w:numPr>
        <w:ind w:right="-284"/>
        <w:rPr>
          <w:rFonts w:ascii="Times New Roman" w:hAnsi="Times New Roman" w:cs="Times New Roman"/>
          <w:bCs/>
          <w:sz w:val="26"/>
          <w:szCs w:val="26"/>
        </w:rPr>
      </w:pPr>
      <w:r w:rsidRPr="003E245E">
        <w:rPr>
          <w:rFonts w:ascii="Times New Roman" w:hAnsi="Times New Roman" w:cs="Times New Roman"/>
          <w:bCs/>
          <w:sz w:val="26"/>
          <w:szCs w:val="26"/>
        </w:rPr>
        <w:t>Cách xử lý</w:t>
      </w:r>
    </w:p>
    <w:p w14:paraId="05D41E5F" w14:textId="20562638" w:rsidR="00167FC2" w:rsidRPr="003E245E" w:rsidRDefault="00167FC2" w:rsidP="00BC5167">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Thêm file đính kèm</w:t>
      </w:r>
    </w:p>
    <w:p w14:paraId="2404F6C1" w14:textId="2730840C" w:rsidR="007311A6" w:rsidRPr="003E245E" w:rsidRDefault="007311A6" w:rsidP="00BC5167">
      <w:pPr>
        <w:pStyle w:val="ListParagraph"/>
        <w:ind w:left="1080" w:right="-284"/>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0B46969B" wp14:editId="55739EB6">
            <wp:extent cx="4181475" cy="7448550"/>
            <wp:effectExtent l="0" t="0" r="9525" b="0"/>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ThemFile.png"/>
                    <pic:cNvPicPr/>
                  </pic:nvPicPr>
                  <pic:blipFill>
                    <a:blip r:embed="rId78">
                      <a:extLst>
                        <a:ext uri="{28A0092B-C50C-407E-A947-70E740481C1C}">
                          <a14:useLocalDpi xmlns:a14="http://schemas.microsoft.com/office/drawing/2010/main" val="0"/>
                        </a:ext>
                      </a:extLst>
                    </a:blip>
                    <a:stretch>
                      <a:fillRect/>
                    </a:stretch>
                  </pic:blipFill>
                  <pic:spPr>
                    <a:xfrm>
                      <a:off x="0" y="0"/>
                      <a:ext cx="4181475" cy="7448550"/>
                    </a:xfrm>
                    <a:prstGeom prst="rect">
                      <a:avLst/>
                    </a:prstGeom>
                  </pic:spPr>
                </pic:pic>
              </a:graphicData>
            </a:graphic>
          </wp:inline>
        </w:drawing>
      </w:r>
    </w:p>
    <w:p w14:paraId="689B2C67" w14:textId="0696A082" w:rsidR="007311A6" w:rsidRPr="003E245E" w:rsidRDefault="007311A6" w:rsidP="00BC5167">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Sửa file đính kèm</w:t>
      </w:r>
    </w:p>
    <w:p w14:paraId="5B9861CF" w14:textId="46F4B652" w:rsidR="007311A6" w:rsidRPr="003E245E" w:rsidRDefault="007311A6" w:rsidP="00BC5167">
      <w:pPr>
        <w:pStyle w:val="ListParagraph"/>
        <w:ind w:left="1080" w:right="-284"/>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350348D2" wp14:editId="78590A12">
            <wp:extent cx="4181475" cy="7448550"/>
            <wp:effectExtent l="0" t="0" r="9525" b="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lowSuaFile.png"/>
                    <pic:cNvPicPr/>
                  </pic:nvPicPr>
                  <pic:blipFill>
                    <a:blip r:embed="rId79">
                      <a:extLst>
                        <a:ext uri="{28A0092B-C50C-407E-A947-70E740481C1C}">
                          <a14:useLocalDpi xmlns:a14="http://schemas.microsoft.com/office/drawing/2010/main" val="0"/>
                        </a:ext>
                      </a:extLst>
                    </a:blip>
                    <a:stretch>
                      <a:fillRect/>
                    </a:stretch>
                  </pic:blipFill>
                  <pic:spPr>
                    <a:xfrm>
                      <a:off x="0" y="0"/>
                      <a:ext cx="4181475" cy="7448550"/>
                    </a:xfrm>
                    <a:prstGeom prst="rect">
                      <a:avLst/>
                    </a:prstGeom>
                  </pic:spPr>
                </pic:pic>
              </a:graphicData>
            </a:graphic>
          </wp:inline>
        </w:drawing>
      </w:r>
    </w:p>
    <w:p w14:paraId="5A6DDCF5" w14:textId="1A57409A" w:rsidR="007311A6" w:rsidRPr="003E245E" w:rsidRDefault="007311A6" w:rsidP="00BC5167">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Xóa file đính kèm</w:t>
      </w:r>
    </w:p>
    <w:p w14:paraId="4C32E824" w14:textId="77777777" w:rsidR="00BF2167" w:rsidRPr="003E245E" w:rsidRDefault="007311A6" w:rsidP="00BC5167">
      <w:pPr>
        <w:pStyle w:val="ListParagraph"/>
        <w:ind w:left="1140" w:right="-284"/>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7748EF23" wp14:editId="2B02D18E">
            <wp:extent cx="1676400" cy="544830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XoaFile.png"/>
                    <pic:cNvPicPr/>
                  </pic:nvPicPr>
                  <pic:blipFill>
                    <a:blip r:embed="rId80">
                      <a:extLst>
                        <a:ext uri="{28A0092B-C50C-407E-A947-70E740481C1C}">
                          <a14:useLocalDpi xmlns:a14="http://schemas.microsoft.com/office/drawing/2010/main" val="0"/>
                        </a:ext>
                      </a:extLst>
                    </a:blip>
                    <a:stretch>
                      <a:fillRect/>
                    </a:stretch>
                  </pic:blipFill>
                  <pic:spPr>
                    <a:xfrm>
                      <a:off x="0" y="0"/>
                      <a:ext cx="1676400" cy="5448300"/>
                    </a:xfrm>
                    <a:prstGeom prst="rect">
                      <a:avLst/>
                    </a:prstGeom>
                  </pic:spPr>
                </pic:pic>
              </a:graphicData>
            </a:graphic>
          </wp:inline>
        </w:drawing>
      </w:r>
    </w:p>
    <w:p w14:paraId="0DCAE4C0" w14:textId="5D617567" w:rsidR="007F0D8A" w:rsidRPr="003E245E" w:rsidRDefault="00D96A33" w:rsidP="00B93284">
      <w:pPr>
        <w:pStyle w:val="ListParagraph"/>
        <w:numPr>
          <w:ilvl w:val="2"/>
          <w:numId w:val="42"/>
        </w:numPr>
        <w:ind w:right="-284"/>
        <w:outlineLvl w:val="2"/>
        <w:rPr>
          <w:rFonts w:ascii="Times New Roman" w:hAnsi="Times New Roman" w:cs="Times New Roman"/>
          <w:b/>
          <w:sz w:val="26"/>
          <w:szCs w:val="26"/>
        </w:rPr>
      </w:pPr>
      <w:bookmarkStart w:id="1249" w:name="_Toc40075672"/>
      <w:r w:rsidRPr="003E245E">
        <w:rPr>
          <w:rFonts w:ascii="Times New Roman" w:hAnsi="Times New Roman" w:cs="Times New Roman"/>
          <w:b/>
          <w:sz w:val="26"/>
          <w:szCs w:val="26"/>
        </w:rPr>
        <w:t>Chức năng xem lịch sử nhận học bổng, trao học bổng</w:t>
      </w:r>
      <w:bookmarkEnd w:id="1249"/>
    </w:p>
    <w:p w14:paraId="20E05BD1" w14:textId="63493A68" w:rsidR="00BF2167" w:rsidRPr="003E245E" w:rsidRDefault="00BF2167" w:rsidP="00BC5167">
      <w:pPr>
        <w:pStyle w:val="ListParagraph"/>
        <w:numPr>
          <w:ilvl w:val="0"/>
          <w:numId w:val="20"/>
        </w:numPr>
        <w:ind w:right="-284"/>
        <w:rPr>
          <w:rFonts w:ascii="Times New Roman" w:hAnsi="Times New Roman" w:cs="Times New Roman"/>
          <w:bCs/>
          <w:sz w:val="26"/>
          <w:szCs w:val="26"/>
        </w:rPr>
      </w:pPr>
      <w:r w:rsidRPr="003E245E">
        <w:rPr>
          <w:rFonts w:ascii="Times New Roman" w:hAnsi="Times New Roman" w:cs="Times New Roman"/>
          <w:bCs/>
          <w:sz w:val="26"/>
          <w:szCs w:val="26"/>
        </w:rPr>
        <w:t>Giao diện chung</w:t>
      </w:r>
    </w:p>
    <w:p w14:paraId="672376EB" w14:textId="2182E59E" w:rsidR="003A460B" w:rsidRDefault="003A460B" w:rsidP="003A460B">
      <w:pPr>
        <w:keepNext/>
      </w:pPr>
      <w:r>
        <w:rPr>
          <w:noProof/>
        </w:rPr>
        <w:drawing>
          <wp:inline distT="0" distB="0" distL="0" distR="0" wp14:anchorId="35AF9B3E" wp14:editId="00E4AFB4">
            <wp:extent cx="5220335" cy="2207260"/>
            <wp:effectExtent l="0" t="0" r="0" b="254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ohocbongmai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20335" cy="2207260"/>
                    </a:xfrm>
                    <a:prstGeom prst="rect">
                      <a:avLst/>
                    </a:prstGeom>
                  </pic:spPr>
                </pic:pic>
              </a:graphicData>
            </a:graphic>
          </wp:inline>
        </w:drawing>
      </w:r>
    </w:p>
    <w:p w14:paraId="420C6250" w14:textId="2EFC3562" w:rsidR="000E4CB3" w:rsidRPr="003A460B" w:rsidRDefault="003A460B" w:rsidP="003A460B">
      <w:pPr>
        <w:pStyle w:val="Caption"/>
        <w:jc w:val="center"/>
        <w:rPr>
          <w:rFonts w:ascii="Times New Roman" w:hAnsi="Times New Roman" w:cs="Times New Roman"/>
          <w:i w:val="0"/>
          <w:iCs w:val="0"/>
          <w:color w:val="000000" w:themeColor="text1"/>
          <w:sz w:val="26"/>
          <w:szCs w:val="26"/>
        </w:rPr>
      </w:pPr>
      <w:bookmarkStart w:id="1250" w:name="_Toc38869552"/>
      <w:r w:rsidRPr="003A460B">
        <w:rPr>
          <w:rFonts w:ascii="Times New Roman" w:hAnsi="Times New Roman" w:cs="Times New Roman"/>
          <w:i w:val="0"/>
          <w:iCs w:val="0"/>
          <w:color w:val="000000" w:themeColor="text1"/>
          <w:sz w:val="26"/>
          <w:szCs w:val="26"/>
        </w:rPr>
        <w:t xml:space="preserve">Hình </w:t>
      </w:r>
      <w:r w:rsidRPr="003A460B">
        <w:rPr>
          <w:rFonts w:ascii="Times New Roman" w:hAnsi="Times New Roman" w:cs="Times New Roman"/>
          <w:i w:val="0"/>
          <w:iCs w:val="0"/>
          <w:color w:val="000000" w:themeColor="text1"/>
          <w:sz w:val="26"/>
          <w:szCs w:val="26"/>
        </w:rPr>
        <w:fldChar w:fldCharType="begin"/>
      </w:r>
      <w:r w:rsidRPr="003A460B">
        <w:rPr>
          <w:rFonts w:ascii="Times New Roman" w:hAnsi="Times New Roman" w:cs="Times New Roman"/>
          <w:i w:val="0"/>
          <w:iCs w:val="0"/>
          <w:color w:val="000000" w:themeColor="text1"/>
          <w:sz w:val="26"/>
          <w:szCs w:val="26"/>
        </w:rPr>
        <w:instrText xml:space="preserve"> SEQ Hình \* ARABIC </w:instrText>
      </w:r>
      <w:r w:rsidRPr="003A460B">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44</w:t>
      </w:r>
      <w:r w:rsidRPr="003A460B">
        <w:rPr>
          <w:rFonts w:ascii="Times New Roman" w:hAnsi="Times New Roman" w:cs="Times New Roman"/>
          <w:i w:val="0"/>
          <w:iCs w:val="0"/>
          <w:color w:val="000000" w:themeColor="text1"/>
          <w:sz w:val="26"/>
          <w:szCs w:val="26"/>
        </w:rPr>
        <w:fldChar w:fldCharType="end"/>
      </w:r>
      <w:r w:rsidRPr="003A460B">
        <w:rPr>
          <w:rFonts w:ascii="Times New Roman" w:hAnsi="Times New Roman" w:cs="Times New Roman"/>
          <w:i w:val="0"/>
          <w:iCs w:val="0"/>
          <w:color w:val="000000" w:themeColor="text1"/>
          <w:sz w:val="26"/>
          <w:szCs w:val="26"/>
        </w:rPr>
        <w:t>.Giao diện chung trao học bổng</w:t>
      </w:r>
      <w:bookmarkEnd w:id="1250"/>
    </w:p>
    <w:p w14:paraId="0C242DDA" w14:textId="77777777" w:rsidR="009D1D16" w:rsidRPr="003E245E" w:rsidRDefault="009D1D16" w:rsidP="00BF2167">
      <w:pPr>
        <w:ind w:right="-284"/>
        <w:outlineLvl w:val="0"/>
        <w:rPr>
          <w:rFonts w:ascii="Times New Roman" w:hAnsi="Times New Roman" w:cs="Times New Roman"/>
          <w:bCs/>
          <w:sz w:val="26"/>
          <w:szCs w:val="26"/>
        </w:rPr>
      </w:pPr>
    </w:p>
    <w:p w14:paraId="34F79F68" w14:textId="0D080741" w:rsidR="00BF2167" w:rsidRPr="003E245E" w:rsidRDefault="00BF2167" w:rsidP="00BC5167">
      <w:pPr>
        <w:pStyle w:val="ListParagraph"/>
        <w:numPr>
          <w:ilvl w:val="0"/>
          <w:numId w:val="19"/>
        </w:numPr>
        <w:ind w:right="-284"/>
        <w:rPr>
          <w:rFonts w:ascii="Times New Roman" w:hAnsi="Times New Roman" w:cs="Times New Roman"/>
          <w:bCs/>
          <w:sz w:val="26"/>
          <w:szCs w:val="26"/>
        </w:rPr>
      </w:pPr>
      <w:r w:rsidRPr="003E245E">
        <w:rPr>
          <w:rFonts w:ascii="Times New Roman" w:hAnsi="Times New Roman" w:cs="Times New Roman"/>
          <w:bCs/>
          <w:sz w:val="26"/>
          <w:szCs w:val="26"/>
        </w:rPr>
        <w:lastRenderedPageBreak/>
        <w:t xml:space="preserve">Giao diện </w:t>
      </w:r>
      <w:r w:rsidR="003A460B">
        <w:rPr>
          <w:rFonts w:ascii="Times New Roman" w:hAnsi="Times New Roman" w:cs="Times New Roman"/>
          <w:bCs/>
          <w:sz w:val="26"/>
          <w:szCs w:val="26"/>
        </w:rPr>
        <w:t>tìm kiếm, lọc sinh viên, trao học bổng</w:t>
      </w:r>
    </w:p>
    <w:p w14:paraId="32177C05" w14:textId="77777777" w:rsidR="003A460B" w:rsidRDefault="003A460B" w:rsidP="003A460B">
      <w:pPr>
        <w:keepNext/>
      </w:pPr>
      <w:r>
        <w:rPr>
          <w:rFonts w:ascii="Times New Roman" w:hAnsi="Times New Roman" w:cs="Times New Roman"/>
          <w:bCs/>
          <w:noProof/>
          <w:sz w:val="26"/>
          <w:szCs w:val="26"/>
        </w:rPr>
        <w:drawing>
          <wp:inline distT="0" distB="0" distL="0" distR="0" wp14:anchorId="721A8762" wp14:editId="20ACA537">
            <wp:extent cx="5220335" cy="2338705"/>
            <wp:effectExtent l="0" t="0" r="0" b="444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aohocbong.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20335" cy="2338705"/>
                    </a:xfrm>
                    <a:prstGeom prst="rect">
                      <a:avLst/>
                    </a:prstGeom>
                  </pic:spPr>
                </pic:pic>
              </a:graphicData>
            </a:graphic>
          </wp:inline>
        </w:drawing>
      </w:r>
    </w:p>
    <w:p w14:paraId="62F06860" w14:textId="653F3AD0" w:rsidR="009D1D16" w:rsidRPr="003A460B" w:rsidRDefault="003A460B" w:rsidP="003A460B">
      <w:pPr>
        <w:pStyle w:val="Caption"/>
        <w:jc w:val="center"/>
        <w:rPr>
          <w:rFonts w:ascii="Times New Roman" w:hAnsi="Times New Roman" w:cs="Times New Roman"/>
          <w:bCs/>
          <w:i w:val="0"/>
          <w:iCs w:val="0"/>
          <w:color w:val="000000" w:themeColor="text1"/>
          <w:sz w:val="26"/>
          <w:szCs w:val="26"/>
        </w:rPr>
      </w:pPr>
      <w:bookmarkStart w:id="1251" w:name="_Toc38869553"/>
      <w:r w:rsidRPr="003A460B">
        <w:rPr>
          <w:rFonts w:ascii="Times New Roman" w:hAnsi="Times New Roman" w:cs="Times New Roman"/>
          <w:i w:val="0"/>
          <w:iCs w:val="0"/>
          <w:color w:val="000000" w:themeColor="text1"/>
          <w:sz w:val="26"/>
          <w:szCs w:val="26"/>
        </w:rPr>
        <w:t xml:space="preserve">Hình </w:t>
      </w:r>
      <w:r w:rsidRPr="003A460B">
        <w:rPr>
          <w:rFonts w:ascii="Times New Roman" w:hAnsi="Times New Roman" w:cs="Times New Roman"/>
          <w:i w:val="0"/>
          <w:iCs w:val="0"/>
          <w:color w:val="000000" w:themeColor="text1"/>
          <w:sz w:val="26"/>
          <w:szCs w:val="26"/>
        </w:rPr>
        <w:fldChar w:fldCharType="begin"/>
      </w:r>
      <w:r w:rsidRPr="003A460B">
        <w:rPr>
          <w:rFonts w:ascii="Times New Roman" w:hAnsi="Times New Roman" w:cs="Times New Roman"/>
          <w:i w:val="0"/>
          <w:iCs w:val="0"/>
          <w:color w:val="000000" w:themeColor="text1"/>
          <w:sz w:val="26"/>
          <w:szCs w:val="26"/>
        </w:rPr>
        <w:instrText xml:space="preserve"> SEQ Hình \* ARABIC </w:instrText>
      </w:r>
      <w:r w:rsidRPr="003A460B">
        <w:rPr>
          <w:rFonts w:ascii="Times New Roman" w:hAnsi="Times New Roman" w:cs="Times New Roman"/>
          <w:i w:val="0"/>
          <w:iCs w:val="0"/>
          <w:color w:val="000000" w:themeColor="text1"/>
          <w:sz w:val="26"/>
          <w:szCs w:val="26"/>
        </w:rPr>
        <w:fldChar w:fldCharType="separate"/>
      </w:r>
      <w:r w:rsidRPr="003A460B">
        <w:rPr>
          <w:rFonts w:ascii="Times New Roman" w:hAnsi="Times New Roman" w:cs="Times New Roman"/>
          <w:i w:val="0"/>
          <w:iCs w:val="0"/>
          <w:noProof/>
          <w:color w:val="000000" w:themeColor="text1"/>
          <w:sz w:val="26"/>
          <w:szCs w:val="26"/>
        </w:rPr>
        <w:t>45</w:t>
      </w:r>
      <w:r w:rsidRPr="003A460B">
        <w:rPr>
          <w:rFonts w:ascii="Times New Roman" w:hAnsi="Times New Roman" w:cs="Times New Roman"/>
          <w:i w:val="0"/>
          <w:iCs w:val="0"/>
          <w:color w:val="000000" w:themeColor="text1"/>
          <w:sz w:val="26"/>
          <w:szCs w:val="26"/>
        </w:rPr>
        <w:fldChar w:fldCharType="end"/>
      </w:r>
      <w:r w:rsidRPr="003A460B">
        <w:rPr>
          <w:rFonts w:ascii="Times New Roman" w:hAnsi="Times New Roman" w:cs="Times New Roman"/>
          <w:i w:val="0"/>
          <w:iCs w:val="0"/>
          <w:color w:val="000000" w:themeColor="text1"/>
          <w:sz w:val="26"/>
          <w:szCs w:val="26"/>
        </w:rPr>
        <w:t>.Giao diện tìm kiếm, lọc sinh viên, trao học bổng</w:t>
      </w:r>
      <w:bookmarkEnd w:id="1251"/>
    </w:p>
    <w:p w14:paraId="5AE5D832" w14:textId="77777777" w:rsidR="009D1D16" w:rsidRPr="003E245E" w:rsidRDefault="009D1D16" w:rsidP="00BF2167">
      <w:pPr>
        <w:ind w:right="-284"/>
        <w:outlineLvl w:val="0"/>
        <w:rPr>
          <w:rFonts w:ascii="Times New Roman" w:hAnsi="Times New Roman" w:cs="Times New Roman"/>
          <w:bCs/>
          <w:sz w:val="26"/>
          <w:szCs w:val="26"/>
        </w:rPr>
      </w:pPr>
    </w:p>
    <w:p w14:paraId="440F57B3" w14:textId="78F5A625" w:rsidR="00BF2167" w:rsidRPr="003E245E" w:rsidRDefault="00BF2167" w:rsidP="00BC5167">
      <w:pPr>
        <w:pStyle w:val="ListParagraph"/>
        <w:numPr>
          <w:ilvl w:val="0"/>
          <w:numId w:val="19"/>
        </w:numPr>
        <w:ind w:right="-284"/>
        <w:rPr>
          <w:rFonts w:ascii="Times New Roman" w:hAnsi="Times New Roman" w:cs="Times New Roman"/>
          <w:bCs/>
          <w:sz w:val="26"/>
          <w:szCs w:val="26"/>
        </w:rPr>
      </w:pPr>
      <w:r w:rsidRPr="003E245E">
        <w:rPr>
          <w:rFonts w:ascii="Times New Roman" w:hAnsi="Times New Roman" w:cs="Times New Roman"/>
          <w:bCs/>
          <w:sz w:val="26"/>
          <w:szCs w:val="26"/>
        </w:rPr>
        <w:t>Giao diện xem lịch sử nhận học bổng của sinh viên</w:t>
      </w:r>
    </w:p>
    <w:p w14:paraId="17BA33FB" w14:textId="77777777" w:rsidR="009D1D16" w:rsidRPr="003E245E" w:rsidRDefault="00BF2167" w:rsidP="00BC516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11DF96D8" wp14:editId="4B85CB91">
            <wp:extent cx="5220335" cy="24765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chsu.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20335" cy="2476500"/>
                    </a:xfrm>
                    <a:prstGeom prst="rect">
                      <a:avLst/>
                    </a:prstGeom>
                  </pic:spPr>
                </pic:pic>
              </a:graphicData>
            </a:graphic>
          </wp:inline>
        </w:drawing>
      </w:r>
    </w:p>
    <w:p w14:paraId="75405F83" w14:textId="1EE7E56B" w:rsidR="00BF2167" w:rsidRPr="003E245E" w:rsidRDefault="009D1D16" w:rsidP="00E52F19">
      <w:pPr>
        <w:jc w:val="center"/>
        <w:rPr>
          <w:rFonts w:ascii="Times New Roman" w:hAnsi="Times New Roman" w:cs="Times New Roman"/>
          <w:bCs/>
          <w:sz w:val="26"/>
          <w:szCs w:val="26"/>
        </w:rPr>
      </w:pPr>
      <w:bookmarkStart w:id="1252" w:name="_Toc37241571"/>
      <w:bookmarkStart w:id="1253" w:name="_Toc38869554"/>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46</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.Giao diện xem lịch sử nhận học bổng</w:t>
      </w:r>
      <w:bookmarkEnd w:id="1252"/>
      <w:bookmarkEnd w:id="1253"/>
    </w:p>
    <w:p w14:paraId="1C508C5F" w14:textId="77777777" w:rsidR="009D1D16" w:rsidRPr="003E245E" w:rsidRDefault="009D1D16" w:rsidP="00BF2167">
      <w:pPr>
        <w:ind w:right="-284"/>
        <w:outlineLvl w:val="0"/>
        <w:rPr>
          <w:rFonts w:ascii="Times New Roman" w:hAnsi="Times New Roman" w:cs="Times New Roman"/>
          <w:bCs/>
          <w:sz w:val="26"/>
          <w:szCs w:val="26"/>
        </w:rPr>
      </w:pPr>
    </w:p>
    <w:p w14:paraId="7F19F5EA" w14:textId="556F5611" w:rsidR="00BF2167" w:rsidRPr="003E245E" w:rsidRDefault="00BF2167" w:rsidP="00BC5167">
      <w:pPr>
        <w:pStyle w:val="ListParagraph"/>
        <w:numPr>
          <w:ilvl w:val="0"/>
          <w:numId w:val="19"/>
        </w:numPr>
        <w:ind w:right="-284"/>
        <w:rPr>
          <w:rFonts w:ascii="Times New Roman" w:hAnsi="Times New Roman" w:cs="Times New Roman"/>
          <w:bCs/>
          <w:sz w:val="26"/>
          <w:szCs w:val="26"/>
        </w:rPr>
      </w:pPr>
      <w:r w:rsidRPr="003E245E">
        <w:rPr>
          <w:rFonts w:ascii="Times New Roman" w:hAnsi="Times New Roman" w:cs="Times New Roman"/>
          <w:bCs/>
          <w:sz w:val="26"/>
          <w:szCs w:val="26"/>
        </w:rPr>
        <w:t>Cách xử lý</w:t>
      </w:r>
    </w:p>
    <w:p w14:paraId="2B45B7F3" w14:textId="7D551627" w:rsidR="00BF2167" w:rsidRPr="003E245E" w:rsidRDefault="00BF2167" w:rsidP="00BC5167">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Trao học bổng</w:t>
      </w:r>
    </w:p>
    <w:p w14:paraId="443FC3CA" w14:textId="6F398B84" w:rsidR="00BF2167" w:rsidRPr="003E245E" w:rsidRDefault="003A460B" w:rsidP="00BC5167">
      <w:pPr>
        <w:pStyle w:val="ListParagraph"/>
        <w:ind w:left="1080" w:right="-284"/>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0DAA4CDA" wp14:editId="10FE18AF">
            <wp:extent cx="4181475" cy="7258050"/>
            <wp:effectExtent l="0" t="0" r="9525" b="0"/>
            <wp:docPr id="117393" name="Picture 11739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 name="FlowTraohb.png"/>
                    <pic:cNvPicPr/>
                  </pic:nvPicPr>
                  <pic:blipFill>
                    <a:blip r:embed="rId84">
                      <a:extLst>
                        <a:ext uri="{28A0092B-C50C-407E-A947-70E740481C1C}">
                          <a14:useLocalDpi xmlns:a14="http://schemas.microsoft.com/office/drawing/2010/main" val="0"/>
                        </a:ext>
                      </a:extLst>
                    </a:blip>
                    <a:stretch>
                      <a:fillRect/>
                    </a:stretch>
                  </pic:blipFill>
                  <pic:spPr>
                    <a:xfrm>
                      <a:off x="0" y="0"/>
                      <a:ext cx="4181475" cy="7258050"/>
                    </a:xfrm>
                    <a:prstGeom prst="rect">
                      <a:avLst/>
                    </a:prstGeom>
                  </pic:spPr>
                </pic:pic>
              </a:graphicData>
            </a:graphic>
          </wp:inline>
        </w:drawing>
      </w:r>
    </w:p>
    <w:p w14:paraId="0F169BD2" w14:textId="26C73565" w:rsidR="00BF2167" w:rsidRPr="003E245E" w:rsidRDefault="00BF2167" w:rsidP="00A25CE7">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Xem lịch sử nhận học bổng của sinh viên</w:t>
      </w:r>
    </w:p>
    <w:p w14:paraId="01A9713A" w14:textId="43B63876" w:rsidR="00BF2167" w:rsidRPr="003E245E" w:rsidRDefault="00BF2167" w:rsidP="00A25CE7">
      <w:pPr>
        <w:pStyle w:val="ListParagraph"/>
        <w:ind w:left="1080" w:right="-284"/>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290EEFFF" wp14:editId="4C846FD1">
            <wp:extent cx="1676400" cy="4495800"/>
            <wp:effectExtent l="0" t="0" r="0" b="0"/>
            <wp:docPr id="35" name="Picture 35" descr="A picture containing object,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owLichsu.png"/>
                    <pic:cNvPicPr/>
                  </pic:nvPicPr>
                  <pic:blipFill>
                    <a:blip r:embed="rId85">
                      <a:extLst>
                        <a:ext uri="{28A0092B-C50C-407E-A947-70E740481C1C}">
                          <a14:useLocalDpi xmlns:a14="http://schemas.microsoft.com/office/drawing/2010/main" val="0"/>
                        </a:ext>
                      </a:extLst>
                    </a:blip>
                    <a:stretch>
                      <a:fillRect/>
                    </a:stretch>
                  </pic:blipFill>
                  <pic:spPr>
                    <a:xfrm>
                      <a:off x="0" y="0"/>
                      <a:ext cx="1676400" cy="4495800"/>
                    </a:xfrm>
                    <a:prstGeom prst="rect">
                      <a:avLst/>
                    </a:prstGeom>
                  </pic:spPr>
                </pic:pic>
              </a:graphicData>
            </a:graphic>
          </wp:inline>
        </w:drawing>
      </w:r>
    </w:p>
    <w:p w14:paraId="40A0DBFC" w14:textId="77777777" w:rsidR="00D242FA" w:rsidRPr="003E245E" w:rsidRDefault="00D242FA" w:rsidP="00D242FA">
      <w:pPr>
        <w:pStyle w:val="ListParagraph"/>
        <w:ind w:left="1080" w:right="-284"/>
        <w:outlineLvl w:val="0"/>
        <w:rPr>
          <w:rFonts w:ascii="Times New Roman" w:hAnsi="Times New Roman" w:cs="Times New Roman"/>
          <w:bCs/>
          <w:sz w:val="26"/>
          <w:szCs w:val="26"/>
        </w:rPr>
      </w:pPr>
    </w:p>
    <w:p w14:paraId="44DB3864" w14:textId="785E849A" w:rsidR="00D242FA" w:rsidRPr="003E245E" w:rsidRDefault="00B93284" w:rsidP="00A25CE7">
      <w:pPr>
        <w:pStyle w:val="Heading3"/>
        <w:rPr>
          <w:rFonts w:ascii="Times New Roman" w:hAnsi="Times New Roman" w:cs="Times New Roman"/>
          <w:b/>
          <w:color w:val="000000" w:themeColor="text1"/>
          <w:sz w:val="26"/>
          <w:szCs w:val="26"/>
        </w:rPr>
      </w:pPr>
      <w:bookmarkStart w:id="1254" w:name="_Toc40075673"/>
      <w:r>
        <w:rPr>
          <w:rFonts w:ascii="Times New Roman" w:hAnsi="Times New Roman" w:cs="Times New Roman"/>
          <w:b/>
          <w:color w:val="000000" w:themeColor="text1"/>
          <w:sz w:val="26"/>
          <w:szCs w:val="26"/>
        </w:rPr>
        <w:t>3</w:t>
      </w:r>
      <w:r w:rsidR="00A25CE7" w:rsidRPr="003E245E">
        <w:rPr>
          <w:rFonts w:ascii="Times New Roman" w:hAnsi="Times New Roman" w:cs="Times New Roman"/>
          <w:b/>
          <w:color w:val="000000" w:themeColor="text1"/>
          <w:sz w:val="26"/>
          <w:szCs w:val="26"/>
        </w:rPr>
        <w:t xml:space="preserve">.3.4 </w:t>
      </w:r>
      <w:r w:rsidR="00D242FA" w:rsidRPr="003E245E">
        <w:rPr>
          <w:rFonts w:ascii="Times New Roman" w:hAnsi="Times New Roman" w:cs="Times New Roman"/>
          <w:b/>
          <w:color w:val="000000" w:themeColor="text1"/>
          <w:sz w:val="26"/>
          <w:szCs w:val="26"/>
        </w:rPr>
        <w:t xml:space="preserve">Chức năng xem thông tin </w:t>
      </w:r>
      <w:r w:rsidR="002D057C" w:rsidRPr="003E245E">
        <w:rPr>
          <w:rFonts w:ascii="Times New Roman" w:hAnsi="Times New Roman" w:cs="Times New Roman"/>
          <w:b/>
          <w:color w:val="000000" w:themeColor="text1"/>
          <w:sz w:val="26"/>
          <w:szCs w:val="26"/>
        </w:rPr>
        <w:t>thông báo học bổng, danh sách sinh viên nhận học bổng</w:t>
      </w:r>
      <w:bookmarkEnd w:id="1254"/>
    </w:p>
    <w:p w14:paraId="5053908D" w14:textId="783D0EC2" w:rsidR="007F0D8A" w:rsidRPr="003E245E" w:rsidRDefault="002D057C" w:rsidP="00A25CE7">
      <w:pPr>
        <w:pStyle w:val="ListParagraph"/>
        <w:numPr>
          <w:ilvl w:val="0"/>
          <w:numId w:val="19"/>
        </w:numPr>
        <w:ind w:right="-284"/>
        <w:rPr>
          <w:rFonts w:ascii="Times New Roman" w:hAnsi="Times New Roman" w:cs="Times New Roman"/>
          <w:bCs/>
          <w:sz w:val="26"/>
          <w:szCs w:val="26"/>
        </w:rPr>
      </w:pPr>
      <w:r w:rsidRPr="003E245E">
        <w:rPr>
          <w:rFonts w:ascii="Times New Roman" w:hAnsi="Times New Roman" w:cs="Times New Roman"/>
          <w:bCs/>
          <w:sz w:val="26"/>
          <w:szCs w:val="26"/>
        </w:rPr>
        <w:t>Giáo vụ khoa</w:t>
      </w:r>
    </w:p>
    <w:p w14:paraId="596C145F" w14:textId="59675B64" w:rsidR="002D057C" w:rsidRPr="003E245E" w:rsidRDefault="002D057C" w:rsidP="00A25CE7">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Giao diện chung</w:t>
      </w:r>
    </w:p>
    <w:p w14:paraId="6D2A0349" w14:textId="09187430" w:rsidR="002D057C" w:rsidRPr="003E245E" w:rsidRDefault="002D057C" w:rsidP="00A25CE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609E0157" wp14:editId="580374C3">
            <wp:extent cx="5220335" cy="1513840"/>
            <wp:effectExtent l="0" t="0" r="0" b="0"/>
            <wp:docPr id="36" name="Picture 3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vk.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20335" cy="1513840"/>
                    </a:xfrm>
                    <a:prstGeom prst="rect">
                      <a:avLst/>
                    </a:prstGeom>
                  </pic:spPr>
                </pic:pic>
              </a:graphicData>
            </a:graphic>
          </wp:inline>
        </w:drawing>
      </w:r>
    </w:p>
    <w:p w14:paraId="0A2DFAD5" w14:textId="70183105" w:rsidR="009D1D16" w:rsidRPr="003E245E" w:rsidRDefault="009D1D16" w:rsidP="00E52F19">
      <w:pPr>
        <w:jc w:val="center"/>
        <w:rPr>
          <w:rFonts w:ascii="Times New Roman" w:hAnsi="Times New Roman" w:cs="Times New Roman"/>
          <w:bCs/>
          <w:sz w:val="26"/>
          <w:szCs w:val="26"/>
        </w:rPr>
      </w:pPr>
      <w:bookmarkStart w:id="1255" w:name="_Toc37241572"/>
      <w:bookmarkStart w:id="1256" w:name="_Toc38869555"/>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47</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Giao diện chung xem thông tin học bổng của giáo vụ khoa</w:t>
      </w:r>
      <w:bookmarkEnd w:id="1255"/>
      <w:bookmarkEnd w:id="1256"/>
    </w:p>
    <w:p w14:paraId="5BF68AF7" w14:textId="4B664843" w:rsidR="002D057C" w:rsidRPr="003E245E" w:rsidRDefault="002D057C" w:rsidP="003E245E">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Giao diện xem thông báo</w:t>
      </w:r>
    </w:p>
    <w:p w14:paraId="2DEF06DC" w14:textId="2195A14D" w:rsidR="002D057C" w:rsidRPr="003E245E" w:rsidRDefault="002D057C" w:rsidP="00A25CE7">
      <w:pPr>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0FE281B6" wp14:editId="750C4265">
            <wp:extent cx="5220335" cy="3101975"/>
            <wp:effectExtent l="0" t="0" r="0" b="317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vkthongbao.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20335" cy="3101975"/>
                    </a:xfrm>
                    <a:prstGeom prst="rect">
                      <a:avLst/>
                    </a:prstGeom>
                  </pic:spPr>
                </pic:pic>
              </a:graphicData>
            </a:graphic>
          </wp:inline>
        </w:drawing>
      </w:r>
    </w:p>
    <w:p w14:paraId="0459C159" w14:textId="35EEB6DC" w:rsidR="009D1D16" w:rsidRPr="003E245E" w:rsidRDefault="009D1D16" w:rsidP="00E52F19">
      <w:pPr>
        <w:jc w:val="center"/>
        <w:rPr>
          <w:rFonts w:ascii="Times New Roman" w:hAnsi="Times New Roman" w:cs="Times New Roman"/>
          <w:bCs/>
          <w:sz w:val="26"/>
          <w:szCs w:val="26"/>
        </w:rPr>
      </w:pPr>
      <w:bookmarkStart w:id="1257" w:name="_Toc37241573"/>
      <w:bookmarkStart w:id="1258" w:name="_Toc38869556"/>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48</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Giao diện xem thông báo của giáo vụ khoa</w:t>
      </w:r>
      <w:bookmarkEnd w:id="1257"/>
      <w:bookmarkEnd w:id="1258"/>
    </w:p>
    <w:p w14:paraId="18A4B89E" w14:textId="725C15FF" w:rsidR="002D057C" w:rsidRPr="003E245E" w:rsidRDefault="002D057C" w:rsidP="00A25CE7">
      <w:pPr>
        <w:pStyle w:val="ListParagraph"/>
        <w:ind w:left="1080" w:right="-284"/>
        <w:rPr>
          <w:rFonts w:ascii="Times New Roman" w:hAnsi="Times New Roman" w:cs="Times New Roman"/>
          <w:bCs/>
          <w:sz w:val="26"/>
          <w:szCs w:val="26"/>
        </w:rPr>
      </w:pPr>
      <w:r w:rsidRPr="003E245E">
        <w:rPr>
          <w:rFonts w:ascii="Times New Roman" w:hAnsi="Times New Roman" w:cs="Times New Roman"/>
          <w:bCs/>
          <w:sz w:val="26"/>
          <w:szCs w:val="26"/>
        </w:rPr>
        <w:t>Giao diện xem danh sách sinh viên nhận học bổng</w:t>
      </w:r>
    </w:p>
    <w:p w14:paraId="51C4DAD6" w14:textId="3002CA16" w:rsidR="002D057C" w:rsidRPr="003E245E" w:rsidRDefault="002D057C" w:rsidP="00A25CE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1D467F7A" wp14:editId="24A2069C">
            <wp:extent cx="5220335" cy="105664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vkthongti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20335" cy="1056640"/>
                    </a:xfrm>
                    <a:prstGeom prst="rect">
                      <a:avLst/>
                    </a:prstGeom>
                  </pic:spPr>
                </pic:pic>
              </a:graphicData>
            </a:graphic>
          </wp:inline>
        </w:drawing>
      </w:r>
    </w:p>
    <w:p w14:paraId="760F7DDD" w14:textId="1A7A18FA" w:rsidR="009D1D16" w:rsidRPr="003E245E" w:rsidRDefault="009D1D16" w:rsidP="00E52F19">
      <w:pPr>
        <w:jc w:val="center"/>
        <w:rPr>
          <w:rFonts w:ascii="Times New Roman" w:hAnsi="Times New Roman" w:cs="Times New Roman"/>
          <w:bCs/>
          <w:sz w:val="26"/>
          <w:szCs w:val="26"/>
        </w:rPr>
      </w:pPr>
      <w:bookmarkStart w:id="1259" w:name="_Toc37241574"/>
      <w:bookmarkStart w:id="1260" w:name="_Toc38869557"/>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49</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.Giao diện xem danh sách sinh viên nhận học bổng</w:t>
      </w:r>
      <w:bookmarkEnd w:id="1259"/>
      <w:bookmarkEnd w:id="1260"/>
    </w:p>
    <w:p w14:paraId="433C9EA1" w14:textId="17AFA1AF" w:rsidR="002D057C" w:rsidRPr="003E245E" w:rsidRDefault="002D057C" w:rsidP="003E245E">
      <w:pPr>
        <w:pStyle w:val="ListParagraph"/>
        <w:numPr>
          <w:ilvl w:val="0"/>
          <w:numId w:val="19"/>
        </w:numPr>
        <w:ind w:right="-284"/>
        <w:rPr>
          <w:rFonts w:ascii="Times New Roman" w:hAnsi="Times New Roman" w:cs="Times New Roman"/>
          <w:bCs/>
          <w:sz w:val="26"/>
          <w:szCs w:val="26"/>
        </w:rPr>
      </w:pPr>
      <w:r w:rsidRPr="003E245E">
        <w:rPr>
          <w:rFonts w:ascii="Times New Roman" w:hAnsi="Times New Roman" w:cs="Times New Roman"/>
          <w:bCs/>
          <w:sz w:val="26"/>
          <w:szCs w:val="26"/>
        </w:rPr>
        <w:t>Cố vấn học tập</w:t>
      </w:r>
    </w:p>
    <w:p w14:paraId="47DA73B7" w14:textId="3DED54A2" w:rsidR="009D1D16" w:rsidRPr="003E245E" w:rsidRDefault="009D1D16" w:rsidP="003E245E">
      <w:pPr>
        <w:rPr>
          <w:rFonts w:ascii="Times New Roman" w:hAnsi="Times New Roman" w:cs="Times New Roman"/>
          <w:bCs/>
          <w:sz w:val="26"/>
          <w:szCs w:val="26"/>
        </w:rPr>
      </w:pPr>
      <w:r w:rsidRPr="003E245E">
        <w:rPr>
          <w:rFonts w:ascii="Times New Roman" w:hAnsi="Times New Roman" w:cs="Times New Roman"/>
          <w:bCs/>
          <w:sz w:val="26"/>
          <w:szCs w:val="26"/>
        </w:rPr>
        <w:t>Giao diện chung</w:t>
      </w:r>
    </w:p>
    <w:p w14:paraId="30400128" w14:textId="6517AC88" w:rsidR="002D057C" w:rsidRPr="003E245E" w:rsidRDefault="002D057C" w:rsidP="00A25CE7">
      <w:pPr>
        <w:rPr>
          <w:rFonts w:ascii="Times New Roman" w:hAnsi="Times New Roman" w:cs="Times New Roman"/>
          <w:bCs/>
          <w:sz w:val="26"/>
          <w:szCs w:val="26"/>
        </w:rPr>
      </w:pPr>
      <w:r w:rsidRPr="003E245E">
        <w:rPr>
          <w:rFonts w:ascii="Times New Roman" w:hAnsi="Times New Roman" w:cs="Times New Roman"/>
          <w:bCs/>
          <w:noProof/>
          <w:sz w:val="26"/>
          <w:szCs w:val="26"/>
        </w:rPr>
        <w:drawing>
          <wp:inline distT="0" distB="0" distL="0" distR="0" wp14:anchorId="340304F1" wp14:editId="66D6544E">
            <wp:extent cx="5220335" cy="1426210"/>
            <wp:effectExtent l="0" t="0" r="0" b="254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vh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20335" cy="1426210"/>
                    </a:xfrm>
                    <a:prstGeom prst="rect">
                      <a:avLst/>
                    </a:prstGeom>
                  </pic:spPr>
                </pic:pic>
              </a:graphicData>
            </a:graphic>
          </wp:inline>
        </w:drawing>
      </w:r>
    </w:p>
    <w:p w14:paraId="5842D9F0" w14:textId="4B0BB164" w:rsidR="009D1D16" w:rsidRPr="003E245E" w:rsidRDefault="009D1D16" w:rsidP="00E52F19">
      <w:pPr>
        <w:jc w:val="center"/>
        <w:rPr>
          <w:rFonts w:ascii="Times New Roman" w:hAnsi="Times New Roman" w:cs="Times New Roman"/>
          <w:bCs/>
          <w:sz w:val="26"/>
          <w:szCs w:val="26"/>
        </w:rPr>
      </w:pPr>
      <w:bookmarkStart w:id="1261" w:name="_Toc37241575"/>
      <w:bookmarkStart w:id="1262" w:name="_Toc38869558"/>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50</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 Giao diện chung của cố vấn học tập</w:t>
      </w:r>
      <w:bookmarkEnd w:id="1261"/>
      <w:bookmarkEnd w:id="1262"/>
    </w:p>
    <w:p w14:paraId="07397B52" w14:textId="534C4E91" w:rsidR="002D057C" w:rsidRPr="003E245E" w:rsidRDefault="009D1D16" w:rsidP="003E245E">
      <w:pPr>
        <w:rPr>
          <w:rFonts w:ascii="Times New Roman" w:hAnsi="Times New Roman" w:cs="Times New Roman"/>
          <w:bCs/>
          <w:sz w:val="26"/>
          <w:szCs w:val="26"/>
        </w:rPr>
      </w:pPr>
      <w:r w:rsidRPr="003E245E">
        <w:rPr>
          <w:rFonts w:ascii="Times New Roman" w:hAnsi="Times New Roman" w:cs="Times New Roman"/>
          <w:bCs/>
          <w:sz w:val="26"/>
          <w:szCs w:val="26"/>
        </w:rPr>
        <w:t>Giao diện xem thông báo của cố vấn học tập</w:t>
      </w:r>
    </w:p>
    <w:p w14:paraId="316EFE4C" w14:textId="4E2755A6" w:rsidR="009D1D16" w:rsidRPr="003E245E" w:rsidRDefault="009D1D16" w:rsidP="00A25CE7">
      <w:pPr>
        <w:rPr>
          <w:rFonts w:ascii="Times New Roman" w:hAnsi="Times New Roman" w:cs="Times New Roman"/>
          <w:bCs/>
          <w:sz w:val="26"/>
          <w:szCs w:val="26"/>
        </w:rPr>
      </w:pPr>
      <w:r w:rsidRPr="003E245E">
        <w:rPr>
          <w:rFonts w:ascii="Times New Roman" w:hAnsi="Times New Roman" w:cs="Times New Roman"/>
          <w:bCs/>
          <w:noProof/>
          <w:sz w:val="26"/>
          <w:szCs w:val="26"/>
        </w:rPr>
        <w:lastRenderedPageBreak/>
        <w:drawing>
          <wp:inline distT="0" distB="0" distL="0" distR="0" wp14:anchorId="560DA5B5" wp14:editId="3E5C9C11">
            <wp:extent cx="5220335" cy="2485390"/>
            <wp:effectExtent l="0" t="0" r="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vhtthongbao.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20335" cy="2485390"/>
                    </a:xfrm>
                    <a:prstGeom prst="rect">
                      <a:avLst/>
                    </a:prstGeom>
                  </pic:spPr>
                </pic:pic>
              </a:graphicData>
            </a:graphic>
          </wp:inline>
        </w:drawing>
      </w:r>
    </w:p>
    <w:p w14:paraId="1F3B4BC8" w14:textId="39A25357" w:rsidR="007F0D8A" w:rsidRPr="003E245E" w:rsidRDefault="009D1D16" w:rsidP="00E52F19">
      <w:pPr>
        <w:jc w:val="center"/>
        <w:rPr>
          <w:rFonts w:ascii="Times New Roman" w:hAnsi="Times New Roman" w:cs="Times New Roman"/>
          <w:bCs/>
          <w:sz w:val="26"/>
          <w:szCs w:val="26"/>
        </w:rPr>
      </w:pPr>
      <w:bookmarkStart w:id="1263" w:name="_Toc37241576"/>
      <w:bookmarkStart w:id="1264" w:name="_Toc38869559"/>
      <w:r w:rsidRPr="003E245E">
        <w:rPr>
          <w:rFonts w:ascii="Times New Roman" w:hAnsi="Times New Roman" w:cs="Times New Roman"/>
          <w:bCs/>
          <w:sz w:val="26"/>
          <w:szCs w:val="26"/>
        </w:rPr>
        <w:t xml:space="preserve">Hình </w:t>
      </w:r>
      <w:r w:rsidR="00101636" w:rsidRPr="003E245E">
        <w:rPr>
          <w:rFonts w:ascii="Times New Roman" w:hAnsi="Times New Roman" w:cs="Times New Roman"/>
          <w:bCs/>
          <w:sz w:val="26"/>
          <w:szCs w:val="26"/>
        </w:rPr>
        <w:fldChar w:fldCharType="begin"/>
      </w:r>
      <w:r w:rsidR="00101636" w:rsidRPr="003E245E">
        <w:rPr>
          <w:rFonts w:ascii="Times New Roman" w:hAnsi="Times New Roman" w:cs="Times New Roman"/>
          <w:bCs/>
          <w:sz w:val="26"/>
          <w:szCs w:val="26"/>
        </w:rPr>
        <w:instrText xml:space="preserve"> SEQ Hình \* ARABIC </w:instrText>
      </w:r>
      <w:r w:rsidR="00101636" w:rsidRPr="003E245E">
        <w:rPr>
          <w:rFonts w:ascii="Times New Roman" w:hAnsi="Times New Roman" w:cs="Times New Roman"/>
          <w:bCs/>
          <w:sz w:val="26"/>
          <w:szCs w:val="26"/>
        </w:rPr>
        <w:fldChar w:fldCharType="separate"/>
      </w:r>
      <w:r w:rsidR="003A460B">
        <w:rPr>
          <w:rFonts w:ascii="Times New Roman" w:hAnsi="Times New Roman" w:cs="Times New Roman"/>
          <w:bCs/>
          <w:noProof/>
          <w:sz w:val="26"/>
          <w:szCs w:val="26"/>
        </w:rPr>
        <w:t>51</w:t>
      </w:r>
      <w:r w:rsidR="00101636" w:rsidRPr="003E245E">
        <w:rPr>
          <w:rFonts w:ascii="Times New Roman" w:hAnsi="Times New Roman" w:cs="Times New Roman"/>
          <w:bCs/>
          <w:noProof/>
          <w:sz w:val="26"/>
          <w:szCs w:val="26"/>
        </w:rPr>
        <w:fldChar w:fldCharType="end"/>
      </w:r>
      <w:r w:rsidRPr="003E245E">
        <w:rPr>
          <w:rFonts w:ascii="Times New Roman" w:hAnsi="Times New Roman" w:cs="Times New Roman"/>
          <w:bCs/>
          <w:sz w:val="26"/>
          <w:szCs w:val="26"/>
        </w:rPr>
        <w:t>.Giao diện xem thông báo của cố vấn học tập</w:t>
      </w:r>
      <w:bookmarkEnd w:id="1263"/>
      <w:bookmarkEnd w:id="1264"/>
    </w:p>
    <w:p w14:paraId="6CF80772" w14:textId="1DD0368E" w:rsidR="003029BF" w:rsidRPr="003E245E" w:rsidRDefault="003029BF">
      <w:pPr>
        <w:rPr>
          <w:rFonts w:ascii="Times New Roman" w:hAnsi="Times New Roman" w:cs="Times New Roman"/>
          <w:bCs/>
          <w:sz w:val="26"/>
          <w:szCs w:val="26"/>
        </w:rPr>
      </w:pPr>
      <w:r w:rsidRPr="003E245E">
        <w:rPr>
          <w:rFonts w:ascii="Times New Roman" w:hAnsi="Times New Roman" w:cs="Times New Roman"/>
          <w:bCs/>
          <w:sz w:val="26"/>
          <w:szCs w:val="26"/>
        </w:rPr>
        <w:br w:type="page"/>
      </w:r>
    </w:p>
    <w:p w14:paraId="6EE76B1E" w14:textId="3649749A" w:rsidR="003029BF" w:rsidRPr="00B93284" w:rsidRDefault="00B93284" w:rsidP="00537CFD">
      <w:pPr>
        <w:pStyle w:val="ListParagraph"/>
        <w:numPr>
          <w:ilvl w:val="1"/>
          <w:numId w:val="42"/>
        </w:numPr>
        <w:ind w:left="360" w:right="-284"/>
        <w:outlineLvl w:val="1"/>
        <w:rPr>
          <w:rFonts w:ascii="Times New Roman" w:hAnsi="Times New Roman" w:cs="Times New Roman"/>
          <w:b/>
          <w:sz w:val="26"/>
          <w:szCs w:val="26"/>
        </w:rPr>
      </w:pPr>
      <w:bookmarkStart w:id="1265" w:name="_Toc40075674"/>
      <w:r>
        <w:rPr>
          <w:rFonts w:ascii="Times New Roman" w:hAnsi="Times New Roman" w:cs="Times New Roman"/>
          <w:b/>
          <w:sz w:val="26"/>
          <w:szCs w:val="26"/>
        </w:rPr>
        <w:lastRenderedPageBreak/>
        <w:t>Kết luận và hướng phát triển</w:t>
      </w:r>
      <w:bookmarkEnd w:id="1265"/>
    </w:p>
    <w:p w14:paraId="3F05423A" w14:textId="7E1AE8F9" w:rsidR="003029BF" w:rsidRPr="003E245E" w:rsidRDefault="00537CFD" w:rsidP="00537CFD">
      <w:pPr>
        <w:pStyle w:val="ListParagraph"/>
        <w:numPr>
          <w:ilvl w:val="2"/>
          <w:numId w:val="42"/>
        </w:numPr>
        <w:tabs>
          <w:tab w:val="left" w:pos="284"/>
        </w:tabs>
        <w:spacing w:line="288" w:lineRule="auto"/>
        <w:ind w:left="360" w:hanging="180"/>
        <w:jc w:val="both"/>
        <w:outlineLvl w:val="1"/>
        <w:rPr>
          <w:rFonts w:ascii="Times New Roman" w:hAnsi="Times New Roman" w:cs="Times New Roman"/>
          <w:b/>
          <w:sz w:val="26"/>
          <w:szCs w:val="26"/>
        </w:rPr>
      </w:pPr>
      <w:bookmarkStart w:id="1266" w:name="_Toc451530574"/>
      <w:bookmarkStart w:id="1267" w:name="_Toc532542788"/>
      <w:r>
        <w:rPr>
          <w:rFonts w:ascii="Times New Roman" w:hAnsi="Times New Roman" w:cs="Times New Roman"/>
          <w:b/>
          <w:sz w:val="26"/>
          <w:szCs w:val="26"/>
        </w:rPr>
        <w:t xml:space="preserve"> </w:t>
      </w:r>
      <w:bookmarkStart w:id="1268" w:name="_Toc40075675"/>
      <w:r w:rsidR="003029BF" w:rsidRPr="003E245E">
        <w:rPr>
          <w:rFonts w:ascii="Times New Roman" w:hAnsi="Times New Roman" w:cs="Times New Roman"/>
          <w:b/>
          <w:sz w:val="26"/>
          <w:szCs w:val="26"/>
        </w:rPr>
        <w:t>KẾT QUẢ ĐẠT ĐƯỢC</w:t>
      </w:r>
      <w:bookmarkEnd w:id="1266"/>
      <w:bookmarkEnd w:id="1267"/>
      <w:bookmarkEnd w:id="1268"/>
    </w:p>
    <w:p w14:paraId="47CA8D4D" w14:textId="17AAE5AB" w:rsidR="003029BF" w:rsidRPr="000E20B7" w:rsidRDefault="00537CFD" w:rsidP="00537CFD">
      <w:pPr>
        <w:pStyle w:val="ListParagraph"/>
        <w:tabs>
          <w:tab w:val="left" w:pos="567"/>
        </w:tabs>
        <w:spacing w:line="288" w:lineRule="auto"/>
        <w:ind w:left="360"/>
        <w:jc w:val="both"/>
        <w:outlineLvl w:val="2"/>
        <w:rPr>
          <w:rFonts w:ascii="Times New Roman" w:hAnsi="Times New Roman" w:cs="Times New Roman"/>
          <w:b/>
          <w:i/>
          <w:iCs/>
          <w:sz w:val="26"/>
          <w:szCs w:val="26"/>
        </w:rPr>
      </w:pPr>
      <w:bookmarkStart w:id="1269" w:name="_Toc451530575"/>
      <w:bookmarkStart w:id="1270" w:name="_Toc532542789"/>
      <w:bookmarkStart w:id="1271" w:name="_Toc40075676"/>
      <w:r w:rsidRPr="000E20B7">
        <w:rPr>
          <w:rFonts w:ascii="Times New Roman" w:hAnsi="Times New Roman" w:cs="Times New Roman"/>
          <w:b/>
          <w:i/>
          <w:iCs/>
          <w:sz w:val="26"/>
          <w:szCs w:val="26"/>
        </w:rPr>
        <w:t xml:space="preserve">3.4.1.1 </w:t>
      </w:r>
      <w:r w:rsidR="003029BF" w:rsidRPr="000E20B7">
        <w:rPr>
          <w:rFonts w:ascii="Times New Roman" w:hAnsi="Times New Roman" w:cs="Times New Roman"/>
          <w:b/>
          <w:i/>
          <w:iCs/>
          <w:sz w:val="26"/>
          <w:szCs w:val="26"/>
        </w:rPr>
        <w:t>Lý thuyết</w:t>
      </w:r>
      <w:bookmarkEnd w:id="1269"/>
      <w:bookmarkEnd w:id="1270"/>
      <w:bookmarkEnd w:id="1271"/>
    </w:p>
    <w:p w14:paraId="409BA1D5" w14:textId="77777777" w:rsidR="003029BF" w:rsidRPr="003E245E" w:rsidRDefault="003029BF" w:rsidP="00395F54">
      <w:pPr>
        <w:pStyle w:val="ListParagraph"/>
        <w:numPr>
          <w:ilvl w:val="0"/>
          <w:numId w:val="21"/>
        </w:numPr>
        <w:tabs>
          <w:tab w:val="left" w:pos="851"/>
        </w:tabs>
        <w:spacing w:line="288" w:lineRule="auto"/>
        <w:ind w:left="0" w:firstLine="567"/>
        <w:jc w:val="both"/>
        <w:rPr>
          <w:rFonts w:ascii="Times New Roman" w:hAnsi="Times New Roman" w:cs="Times New Roman"/>
          <w:bCs/>
          <w:sz w:val="26"/>
          <w:szCs w:val="26"/>
        </w:rPr>
      </w:pPr>
      <w:r w:rsidRPr="003E245E">
        <w:rPr>
          <w:rFonts w:ascii="Times New Roman" w:hAnsi="Times New Roman" w:cs="Times New Roman"/>
          <w:bCs/>
          <w:sz w:val="26"/>
          <w:szCs w:val="26"/>
        </w:rPr>
        <w:t xml:space="preserve">Khả năng xây dựng </w:t>
      </w:r>
      <w:r w:rsidRPr="003E245E">
        <w:rPr>
          <w:rFonts w:ascii="Times New Roman" w:hAnsi="Times New Roman" w:cs="Times New Roman"/>
          <w:bCs/>
          <w:sz w:val="26"/>
          <w:szCs w:val="26"/>
          <w:lang w:val="vi-VN"/>
        </w:rPr>
        <w:t xml:space="preserve">trang web </w:t>
      </w:r>
      <w:r w:rsidRPr="003E245E">
        <w:rPr>
          <w:rFonts w:ascii="Times New Roman" w:hAnsi="Times New Roman" w:cs="Times New Roman"/>
          <w:bCs/>
          <w:sz w:val="26"/>
          <w:szCs w:val="26"/>
        </w:rPr>
        <w:t>bằng</w:t>
      </w:r>
      <w:r w:rsidRPr="003E245E">
        <w:rPr>
          <w:rFonts w:ascii="Times New Roman" w:hAnsi="Times New Roman" w:cs="Times New Roman"/>
          <w:bCs/>
          <w:sz w:val="26"/>
          <w:szCs w:val="26"/>
          <w:lang w:val="vi-VN"/>
        </w:rPr>
        <w:t xml:space="preserve"> </w:t>
      </w:r>
      <w:r w:rsidRPr="003E245E">
        <w:rPr>
          <w:rFonts w:ascii="Times New Roman" w:hAnsi="Times New Roman" w:cs="Times New Roman"/>
          <w:bCs/>
          <w:sz w:val="26"/>
          <w:szCs w:val="26"/>
        </w:rPr>
        <w:t>L</w:t>
      </w:r>
      <w:r w:rsidRPr="003E245E">
        <w:rPr>
          <w:rFonts w:ascii="Times New Roman" w:hAnsi="Times New Roman" w:cs="Times New Roman"/>
          <w:bCs/>
          <w:sz w:val="26"/>
          <w:szCs w:val="26"/>
          <w:lang w:val="vi-VN"/>
        </w:rPr>
        <w:t>aravel framework</w:t>
      </w:r>
    </w:p>
    <w:p w14:paraId="2D9C4092" w14:textId="139AE913" w:rsidR="003029BF" w:rsidRDefault="003029BF" w:rsidP="00395F54">
      <w:pPr>
        <w:pStyle w:val="ListParagraph"/>
        <w:numPr>
          <w:ilvl w:val="0"/>
          <w:numId w:val="21"/>
        </w:numPr>
        <w:tabs>
          <w:tab w:val="left" w:pos="851"/>
        </w:tabs>
        <w:spacing w:line="288" w:lineRule="auto"/>
        <w:ind w:left="0" w:firstLine="567"/>
        <w:jc w:val="both"/>
        <w:rPr>
          <w:rFonts w:ascii="Times New Roman" w:hAnsi="Times New Roman" w:cs="Times New Roman"/>
          <w:bCs/>
          <w:sz w:val="26"/>
          <w:szCs w:val="26"/>
        </w:rPr>
      </w:pPr>
      <w:r w:rsidRPr="003E245E">
        <w:rPr>
          <w:rFonts w:ascii="Times New Roman" w:hAnsi="Times New Roman" w:cs="Times New Roman"/>
          <w:bCs/>
          <w:sz w:val="26"/>
          <w:szCs w:val="26"/>
        </w:rPr>
        <w:t>Viết web bằng ngôn ngữ PHP và MySQL</w:t>
      </w:r>
    </w:p>
    <w:p w14:paraId="38EC2CE2" w14:textId="0CD2AAA5" w:rsidR="004B7DAC" w:rsidRPr="004B7DAC" w:rsidRDefault="004B7DAC" w:rsidP="00784463">
      <w:pPr>
        <w:pStyle w:val="ListParagraph"/>
        <w:numPr>
          <w:ilvl w:val="0"/>
          <w:numId w:val="43"/>
        </w:numPr>
        <w:ind w:left="900"/>
        <w:rPr>
          <w:rFonts w:ascii="Times New Roman" w:hAnsi="Times New Roman" w:cs="Times New Roman"/>
          <w:bCs/>
          <w:sz w:val="26"/>
          <w:szCs w:val="26"/>
        </w:rPr>
      </w:pPr>
      <w:r w:rsidRPr="004B7DAC">
        <w:rPr>
          <w:rFonts w:ascii="Times New Roman" w:hAnsi="Times New Roman" w:cs="Times New Roman"/>
          <w:bCs/>
          <w:sz w:val="26"/>
          <w:szCs w:val="26"/>
        </w:rPr>
        <w:t>Hiểu sâu và vận dụng thành thạo mô hinh MVC, các kiến thức hổ trợ trong quá trình xây dụng hệ thống: CSS, HTML, MySQL, Javascript, Ajax,…</w:t>
      </w:r>
    </w:p>
    <w:p w14:paraId="5E65F2DC" w14:textId="77777777" w:rsidR="003029BF" w:rsidRPr="003E245E" w:rsidRDefault="003029BF" w:rsidP="00784463">
      <w:pPr>
        <w:pStyle w:val="ListParagraph"/>
        <w:numPr>
          <w:ilvl w:val="0"/>
          <w:numId w:val="21"/>
        </w:numPr>
        <w:tabs>
          <w:tab w:val="left" w:pos="851"/>
        </w:tabs>
        <w:spacing w:line="288" w:lineRule="auto"/>
        <w:ind w:left="0" w:firstLine="567"/>
        <w:jc w:val="both"/>
        <w:rPr>
          <w:rFonts w:ascii="Times New Roman" w:hAnsi="Times New Roman" w:cs="Times New Roman"/>
          <w:bCs/>
          <w:sz w:val="26"/>
          <w:szCs w:val="26"/>
        </w:rPr>
      </w:pPr>
      <w:r w:rsidRPr="003E245E">
        <w:rPr>
          <w:rFonts w:ascii="Times New Roman" w:hAnsi="Times New Roman" w:cs="Times New Roman"/>
          <w:bCs/>
          <w:sz w:val="26"/>
          <w:szCs w:val="26"/>
        </w:rPr>
        <w:t>Thiết kế giao diện dễ</w:t>
      </w:r>
      <w:r w:rsidRPr="003E245E">
        <w:rPr>
          <w:rFonts w:ascii="Times New Roman" w:hAnsi="Times New Roman" w:cs="Times New Roman"/>
          <w:bCs/>
          <w:sz w:val="26"/>
          <w:szCs w:val="26"/>
          <w:lang w:val="vi-VN"/>
        </w:rPr>
        <w:t xml:space="preserve"> sử dụng.</w:t>
      </w:r>
    </w:p>
    <w:p w14:paraId="55678C89" w14:textId="76749BE9" w:rsidR="00784463" w:rsidRPr="000E20B7" w:rsidRDefault="00784463" w:rsidP="00784463">
      <w:pPr>
        <w:tabs>
          <w:tab w:val="left" w:pos="567"/>
        </w:tabs>
        <w:spacing w:line="288" w:lineRule="auto"/>
        <w:ind w:left="360"/>
        <w:jc w:val="both"/>
        <w:outlineLvl w:val="2"/>
        <w:rPr>
          <w:rFonts w:ascii="Times New Roman" w:hAnsi="Times New Roman" w:cs="Times New Roman"/>
          <w:b/>
          <w:i/>
          <w:iCs/>
          <w:sz w:val="26"/>
          <w:szCs w:val="26"/>
        </w:rPr>
      </w:pPr>
      <w:bookmarkStart w:id="1272" w:name="_Toc40075677"/>
      <w:r w:rsidRPr="000E20B7">
        <w:rPr>
          <w:rFonts w:ascii="Times New Roman" w:hAnsi="Times New Roman" w:cs="Times New Roman"/>
          <w:b/>
          <w:i/>
          <w:iCs/>
          <w:sz w:val="26"/>
          <w:szCs w:val="26"/>
        </w:rPr>
        <w:t>3.4.1.2 Chương trình</w:t>
      </w:r>
      <w:bookmarkEnd w:id="1272"/>
    </w:p>
    <w:p w14:paraId="398F623C" w14:textId="77777777" w:rsidR="003029BF" w:rsidRPr="003E245E" w:rsidRDefault="003029BF" w:rsidP="003029BF">
      <w:pPr>
        <w:pStyle w:val="ListParagraph"/>
        <w:spacing w:line="288" w:lineRule="auto"/>
        <w:ind w:left="0" w:firstLine="567"/>
        <w:jc w:val="both"/>
        <w:rPr>
          <w:rFonts w:ascii="Times New Roman" w:hAnsi="Times New Roman" w:cs="Times New Roman"/>
          <w:bCs/>
          <w:sz w:val="26"/>
          <w:szCs w:val="26"/>
        </w:rPr>
      </w:pPr>
      <w:r w:rsidRPr="003E245E">
        <w:rPr>
          <w:rFonts w:ascii="Times New Roman" w:hAnsi="Times New Roman" w:cs="Times New Roman"/>
          <w:bCs/>
          <w:sz w:val="26"/>
          <w:szCs w:val="26"/>
        </w:rPr>
        <w:t>Đáp ứng các yêu cầu về chức năng đã đặt ra cho 3 nhóm người dùng</w:t>
      </w:r>
    </w:p>
    <w:p w14:paraId="4CB8644C" w14:textId="77777777" w:rsidR="003029BF" w:rsidRPr="003E245E" w:rsidRDefault="003029BF" w:rsidP="00784463">
      <w:pPr>
        <w:pStyle w:val="ListParagraph"/>
        <w:numPr>
          <w:ilvl w:val="0"/>
          <w:numId w:val="21"/>
        </w:numPr>
        <w:tabs>
          <w:tab w:val="left" w:pos="851"/>
        </w:tabs>
        <w:spacing w:line="288" w:lineRule="auto"/>
        <w:ind w:hanging="90"/>
        <w:jc w:val="both"/>
        <w:rPr>
          <w:rFonts w:ascii="Times New Roman" w:hAnsi="Times New Roman" w:cs="Times New Roman"/>
          <w:bCs/>
          <w:i/>
          <w:sz w:val="26"/>
          <w:szCs w:val="26"/>
        </w:rPr>
      </w:pPr>
      <w:bookmarkStart w:id="1273" w:name="_Toc451530577"/>
      <w:r w:rsidRPr="003E245E">
        <w:rPr>
          <w:rFonts w:ascii="Times New Roman" w:hAnsi="Times New Roman" w:cs="Times New Roman"/>
          <w:bCs/>
          <w:i/>
          <w:sz w:val="26"/>
          <w:szCs w:val="26"/>
        </w:rPr>
        <w:t>Nhân viên Phòng công tác Sinh viên:</w:t>
      </w:r>
      <w:r w:rsidRPr="003E245E">
        <w:rPr>
          <w:rFonts w:ascii="Times New Roman" w:hAnsi="Times New Roman" w:cs="Times New Roman"/>
          <w:bCs/>
          <w:sz w:val="26"/>
          <w:szCs w:val="26"/>
        </w:rPr>
        <w:t xml:space="preserve"> đảm bảo có đầy đủ chức năng trong ứng dụng.</w:t>
      </w:r>
    </w:p>
    <w:p w14:paraId="58ECA2E8" w14:textId="77777777" w:rsidR="003029BF" w:rsidRPr="003E245E" w:rsidRDefault="003029BF" w:rsidP="00784463">
      <w:pPr>
        <w:pStyle w:val="ListParagraph"/>
        <w:numPr>
          <w:ilvl w:val="0"/>
          <w:numId w:val="21"/>
        </w:numPr>
        <w:tabs>
          <w:tab w:val="left" w:pos="851"/>
        </w:tabs>
        <w:spacing w:line="288" w:lineRule="auto"/>
        <w:ind w:hanging="90"/>
        <w:jc w:val="both"/>
        <w:rPr>
          <w:rFonts w:ascii="Times New Roman" w:hAnsi="Times New Roman" w:cs="Times New Roman"/>
          <w:bCs/>
          <w:i/>
          <w:sz w:val="26"/>
          <w:szCs w:val="26"/>
        </w:rPr>
      </w:pPr>
      <w:r w:rsidRPr="003E245E">
        <w:rPr>
          <w:rFonts w:ascii="Times New Roman" w:hAnsi="Times New Roman" w:cs="Times New Roman"/>
          <w:bCs/>
          <w:i/>
          <w:sz w:val="26"/>
          <w:szCs w:val="26"/>
        </w:rPr>
        <w:t>Giáo vụ khoa:</w:t>
      </w:r>
      <w:r w:rsidRPr="003E245E">
        <w:rPr>
          <w:rFonts w:ascii="Times New Roman" w:hAnsi="Times New Roman" w:cs="Times New Roman"/>
          <w:bCs/>
          <w:sz w:val="26"/>
          <w:szCs w:val="26"/>
        </w:rPr>
        <w:t xml:space="preserve"> thực hiện các chức năng cơ bản nhưng vẫn đảm bảo đạt được mục đích cụ thể và hữu ích.</w:t>
      </w:r>
    </w:p>
    <w:p w14:paraId="6D2F0A97" w14:textId="55C99518" w:rsidR="00537CFD" w:rsidRPr="00784463" w:rsidRDefault="003029BF" w:rsidP="00784463">
      <w:pPr>
        <w:pStyle w:val="ListParagraph"/>
        <w:numPr>
          <w:ilvl w:val="0"/>
          <w:numId w:val="21"/>
        </w:numPr>
        <w:tabs>
          <w:tab w:val="left" w:pos="851"/>
        </w:tabs>
        <w:spacing w:line="288" w:lineRule="auto"/>
        <w:ind w:hanging="90"/>
        <w:jc w:val="both"/>
        <w:rPr>
          <w:rFonts w:ascii="Times New Roman" w:hAnsi="Times New Roman" w:cs="Times New Roman"/>
          <w:bCs/>
          <w:i/>
          <w:sz w:val="26"/>
          <w:szCs w:val="26"/>
        </w:rPr>
      </w:pPr>
      <w:r w:rsidRPr="003E245E">
        <w:rPr>
          <w:rFonts w:ascii="Times New Roman" w:hAnsi="Times New Roman" w:cs="Times New Roman"/>
          <w:bCs/>
          <w:i/>
          <w:sz w:val="26"/>
          <w:szCs w:val="26"/>
        </w:rPr>
        <w:t>Cố vấn học tập:</w:t>
      </w:r>
      <w:r w:rsidRPr="003E245E">
        <w:rPr>
          <w:rFonts w:ascii="Times New Roman" w:hAnsi="Times New Roman" w:cs="Times New Roman"/>
          <w:bCs/>
          <w:sz w:val="26"/>
          <w:szCs w:val="26"/>
        </w:rPr>
        <w:t xml:space="preserve"> thực hiện các chức năng cơ bản nhưng vẫn đảm bảo đạt được mục đích cụ thể và hữu ích.</w:t>
      </w:r>
      <w:bookmarkStart w:id="1274" w:name="_Toc532542791"/>
    </w:p>
    <w:p w14:paraId="3169AAA3" w14:textId="02580574" w:rsidR="00784463" w:rsidRPr="000E20B7" w:rsidRDefault="00784463" w:rsidP="00784463">
      <w:pPr>
        <w:tabs>
          <w:tab w:val="left" w:pos="567"/>
        </w:tabs>
        <w:spacing w:line="288" w:lineRule="auto"/>
        <w:ind w:left="360"/>
        <w:jc w:val="both"/>
        <w:outlineLvl w:val="2"/>
        <w:rPr>
          <w:rFonts w:ascii="Times New Roman" w:hAnsi="Times New Roman" w:cs="Times New Roman"/>
          <w:b/>
          <w:i/>
          <w:iCs/>
          <w:sz w:val="26"/>
          <w:szCs w:val="26"/>
        </w:rPr>
      </w:pPr>
      <w:bookmarkStart w:id="1275" w:name="_Toc40075678"/>
      <w:r w:rsidRPr="000E20B7">
        <w:rPr>
          <w:rFonts w:ascii="Times New Roman" w:hAnsi="Times New Roman" w:cs="Times New Roman"/>
          <w:b/>
          <w:i/>
          <w:iCs/>
          <w:sz w:val="26"/>
          <w:szCs w:val="26"/>
        </w:rPr>
        <w:t>3.4.1.3 Khả năng ứng dụng</w:t>
      </w:r>
      <w:bookmarkEnd w:id="1275"/>
    </w:p>
    <w:bookmarkEnd w:id="1273"/>
    <w:bookmarkEnd w:id="1274"/>
    <w:p w14:paraId="204057A3" w14:textId="77777777" w:rsidR="003029BF" w:rsidRPr="003E245E" w:rsidRDefault="003029BF" w:rsidP="003029BF">
      <w:pPr>
        <w:pStyle w:val="ListParagraph"/>
        <w:tabs>
          <w:tab w:val="left" w:pos="567"/>
        </w:tabs>
        <w:spacing w:line="288" w:lineRule="auto"/>
        <w:ind w:left="0"/>
        <w:jc w:val="both"/>
        <w:rPr>
          <w:rFonts w:ascii="Times New Roman" w:hAnsi="Times New Roman" w:cs="Times New Roman"/>
          <w:bCs/>
          <w:sz w:val="26"/>
          <w:szCs w:val="26"/>
        </w:rPr>
      </w:pPr>
      <w:r w:rsidRPr="003E245E">
        <w:rPr>
          <w:rFonts w:ascii="Times New Roman" w:hAnsi="Times New Roman" w:cs="Times New Roman"/>
          <w:bCs/>
          <w:sz w:val="26"/>
          <w:szCs w:val="26"/>
        </w:rPr>
        <w:tab/>
        <w:t>Chương trình có thể ứng dụng và phát triển trong tương lai.</w:t>
      </w:r>
    </w:p>
    <w:p w14:paraId="5F6ED58A" w14:textId="7B2FEF70" w:rsidR="003029BF" w:rsidRPr="00537CFD" w:rsidRDefault="003029BF" w:rsidP="00537CFD">
      <w:pPr>
        <w:pStyle w:val="ListParagraph"/>
        <w:numPr>
          <w:ilvl w:val="2"/>
          <w:numId w:val="45"/>
        </w:numPr>
        <w:tabs>
          <w:tab w:val="left" w:pos="284"/>
        </w:tabs>
        <w:spacing w:line="288" w:lineRule="auto"/>
        <w:ind w:left="360" w:hanging="360"/>
        <w:jc w:val="both"/>
        <w:outlineLvl w:val="1"/>
        <w:rPr>
          <w:rFonts w:ascii="Times New Roman" w:hAnsi="Times New Roman" w:cs="Times New Roman"/>
          <w:b/>
          <w:sz w:val="26"/>
          <w:szCs w:val="26"/>
        </w:rPr>
      </w:pPr>
      <w:bookmarkStart w:id="1276" w:name="_Toc451530578"/>
      <w:bookmarkStart w:id="1277" w:name="_Toc532542792"/>
      <w:bookmarkStart w:id="1278" w:name="_Toc40075679"/>
      <w:r w:rsidRPr="00537CFD">
        <w:rPr>
          <w:rFonts w:ascii="Times New Roman" w:hAnsi="Times New Roman" w:cs="Times New Roman"/>
          <w:b/>
          <w:sz w:val="26"/>
          <w:szCs w:val="26"/>
        </w:rPr>
        <w:t>HẠN CHẾ</w:t>
      </w:r>
      <w:bookmarkEnd w:id="1276"/>
      <w:bookmarkEnd w:id="1277"/>
      <w:bookmarkEnd w:id="1278"/>
    </w:p>
    <w:p w14:paraId="3A02FA5B" w14:textId="77777777" w:rsidR="003029BF" w:rsidRPr="00537CFD" w:rsidRDefault="003029BF" w:rsidP="00784463">
      <w:pPr>
        <w:pStyle w:val="ListParagraph"/>
        <w:numPr>
          <w:ilvl w:val="0"/>
          <w:numId w:val="46"/>
        </w:numPr>
        <w:tabs>
          <w:tab w:val="left" w:pos="567"/>
        </w:tabs>
        <w:spacing w:line="288" w:lineRule="auto"/>
        <w:ind w:hanging="450"/>
        <w:jc w:val="both"/>
        <w:rPr>
          <w:rFonts w:ascii="Times New Roman" w:hAnsi="Times New Roman" w:cs="Times New Roman"/>
          <w:bCs/>
          <w:sz w:val="26"/>
          <w:szCs w:val="26"/>
        </w:rPr>
      </w:pPr>
      <w:r w:rsidRPr="00537CFD">
        <w:rPr>
          <w:rFonts w:ascii="Times New Roman" w:hAnsi="Times New Roman" w:cs="Times New Roman"/>
          <w:bCs/>
          <w:sz w:val="26"/>
          <w:szCs w:val="26"/>
        </w:rPr>
        <w:t>Chương trình cần được cải tiến để tiết kiệm bộ nhớ và chạy nhanh hơn</w:t>
      </w:r>
    </w:p>
    <w:p w14:paraId="1F4B4C21" w14:textId="77777777" w:rsidR="003029BF" w:rsidRPr="00537CFD" w:rsidRDefault="003029BF" w:rsidP="00784463">
      <w:pPr>
        <w:pStyle w:val="ListParagraph"/>
        <w:numPr>
          <w:ilvl w:val="0"/>
          <w:numId w:val="46"/>
        </w:numPr>
        <w:tabs>
          <w:tab w:val="left" w:pos="567"/>
        </w:tabs>
        <w:spacing w:line="288" w:lineRule="auto"/>
        <w:ind w:hanging="450"/>
        <w:jc w:val="both"/>
        <w:rPr>
          <w:rFonts w:ascii="Times New Roman" w:hAnsi="Times New Roman" w:cs="Times New Roman"/>
          <w:bCs/>
          <w:sz w:val="26"/>
          <w:szCs w:val="26"/>
        </w:rPr>
      </w:pPr>
      <w:r w:rsidRPr="00537CFD">
        <w:rPr>
          <w:rFonts w:ascii="Times New Roman" w:hAnsi="Times New Roman" w:cs="Times New Roman"/>
          <w:bCs/>
          <w:sz w:val="26"/>
          <w:szCs w:val="26"/>
          <w:lang w:val="vi-VN"/>
        </w:rPr>
        <w:t>Cần làm cho ngày càng dể sử dụng.</w:t>
      </w:r>
    </w:p>
    <w:p w14:paraId="26B44403" w14:textId="534AD307" w:rsidR="003029BF" w:rsidRPr="00537CFD" w:rsidRDefault="00537CFD" w:rsidP="00537CFD">
      <w:pPr>
        <w:tabs>
          <w:tab w:val="left" w:pos="284"/>
        </w:tabs>
        <w:spacing w:line="288" w:lineRule="auto"/>
        <w:jc w:val="both"/>
        <w:outlineLvl w:val="1"/>
        <w:rPr>
          <w:rFonts w:ascii="Times New Roman" w:hAnsi="Times New Roman" w:cs="Times New Roman"/>
          <w:b/>
          <w:sz w:val="26"/>
          <w:szCs w:val="26"/>
        </w:rPr>
      </w:pPr>
      <w:bookmarkStart w:id="1279" w:name="_Toc451530579"/>
      <w:bookmarkStart w:id="1280" w:name="_Toc532542793"/>
      <w:bookmarkStart w:id="1281" w:name="_Toc40075680"/>
      <w:r>
        <w:rPr>
          <w:rFonts w:ascii="Times New Roman" w:hAnsi="Times New Roman" w:cs="Times New Roman"/>
          <w:b/>
          <w:sz w:val="26"/>
          <w:szCs w:val="26"/>
        </w:rPr>
        <w:t xml:space="preserve">3.4.3 </w:t>
      </w:r>
      <w:r w:rsidR="003029BF" w:rsidRPr="00537CFD">
        <w:rPr>
          <w:rFonts w:ascii="Times New Roman" w:hAnsi="Times New Roman" w:cs="Times New Roman"/>
          <w:b/>
          <w:sz w:val="26"/>
          <w:szCs w:val="26"/>
        </w:rPr>
        <w:t>HƯỚNG PHÁT TRIỂN</w:t>
      </w:r>
      <w:bookmarkEnd w:id="1279"/>
      <w:bookmarkEnd w:id="1280"/>
      <w:bookmarkEnd w:id="1281"/>
    </w:p>
    <w:p w14:paraId="6CA1FF81" w14:textId="77777777" w:rsidR="003029BF" w:rsidRPr="00537CFD" w:rsidRDefault="003029BF" w:rsidP="00537CFD">
      <w:pPr>
        <w:pStyle w:val="ListParagraph"/>
        <w:numPr>
          <w:ilvl w:val="0"/>
          <w:numId w:val="47"/>
        </w:numPr>
        <w:tabs>
          <w:tab w:val="left" w:pos="567"/>
        </w:tabs>
        <w:spacing w:line="288" w:lineRule="auto"/>
        <w:jc w:val="both"/>
        <w:rPr>
          <w:rFonts w:ascii="Times New Roman" w:hAnsi="Times New Roman" w:cs="Times New Roman"/>
          <w:bCs/>
          <w:sz w:val="26"/>
          <w:szCs w:val="26"/>
        </w:rPr>
      </w:pPr>
      <w:r w:rsidRPr="00537CFD">
        <w:rPr>
          <w:rFonts w:ascii="Times New Roman" w:hAnsi="Times New Roman" w:cs="Times New Roman"/>
          <w:bCs/>
          <w:sz w:val="26"/>
          <w:szCs w:val="26"/>
        </w:rPr>
        <w:t>Mở rộng thêm các chức năng, cải thiện các đoạn mã và các câu truy vấn cơ sỡ dữ liệu để chương trình chạy nhanh hơn</w:t>
      </w:r>
      <w:r w:rsidRPr="00537CFD">
        <w:rPr>
          <w:rFonts w:ascii="Times New Roman" w:hAnsi="Times New Roman" w:cs="Times New Roman"/>
          <w:bCs/>
          <w:sz w:val="26"/>
          <w:szCs w:val="26"/>
          <w:lang w:val="vi-VN"/>
        </w:rPr>
        <w:t>.</w:t>
      </w:r>
    </w:p>
    <w:p w14:paraId="57C9AC64" w14:textId="0A09ECEA" w:rsidR="003029BF" w:rsidRDefault="003029BF" w:rsidP="003029BF">
      <w:pPr>
        <w:rPr>
          <w:rFonts w:ascii="Times New Roman" w:hAnsi="Times New Roman" w:cs="Times New Roman"/>
          <w:bCs/>
          <w:sz w:val="26"/>
          <w:szCs w:val="26"/>
        </w:rPr>
      </w:pPr>
    </w:p>
    <w:p w14:paraId="39D28787" w14:textId="5CA61A90" w:rsidR="00150539" w:rsidRDefault="00150539" w:rsidP="003029BF">
      <w:pPr>
        <w:rPr>
          <w:rFonts w:ascii="Times New Roman" w:hAnsi="Times New Roman" w:cs="Times New Roman"/>
          <w:bCs/>
          <w:sz w:val="26"/>
          <w:szCs w:val="26"/>
        </w:rPr>
      </w:pPr>
    </w:p>
    <w:p w14:paraId="6B55DBF4" w14:textId="57E41115" w:rsidR="00150539" w:rsidRDefault="00150539" w:rsidP="003029BF">
      <w:pPr>
        <w:rPr>
          <w:rFonts w:ascii="Times New Roman" w:hAnsi="Times New Roman" w:cs="Times New Roman"/>
          <w:bCs/>
          <w:sz w:val="26"/>
          <w:szCs w:val="26"/>
        </w:rPr>
      </w:pPr>
    </w:p>
    <w:p w14:paraId="63702CC4" w14:textId="617248BF" w:rsidR="00150539" w:rsidRDefault="00150539" w:rsidP="003029BF">
      <w:pPr>
        <w:rPr>
          <w:rFonts w:ascii="Times New Roman" w:hAnsi="Times New Roman" w:cs="Times New Roman"/>
          <w:bCs/>
          <w:sz w:val="26"/>
          <w:szCs w:val="26"/>
        </w:rPr>
      </w:pPr>
    </w:p>
    <w:p w14:paraId="785DB6A7" w14:textId="3E351AC1" w:rsidR="00150539" w:rsidRDefault="00150539" w:rsidP="003029BF">
      <w:pPr>
        <w:rPr>
          <w:rFonts w:ascii="Times New Roman" w:hAnsi="Times New Roman" w:cs="Times New Roman"/>
          <w:bCs/>
          <w:sz w:val="26"/>
          <w:szCs w:val="26"/>
        </w:rPr>
      </w:pPr>
    </w:p>
    <w:p w14:paraId="16504225" w14:textId="20064BBA" w:rsidR="00150539" w:rsidRDefault="00150539" w:rsidP="003029BF">
      <w:pPr>
        <w:rPr>
          <w:rFonts w:ascii="Times New Roman" w:hAnsi="Times New Roman" w:cs="Times New Roman"/>
          <w:bCs/>
          <w:sz w:val="26"/>
          <w:szCs w:val="26"/>
        </w:rPr>
      </w:pPr>
    </w:p>
    <w:p w14:paraId="2C93E095" w14:textId="401B8EF1" w:rsidR="00150539" w:rsidRDefault="00150539" w:rsidP="003029BF">
      <w:pPr>
        <w:rPr>
          <w:rFonts w:ascii="Times New Roman" w:hAnsi="Times New Roman" w:cs="Times New Roman"/>
          <w:bCs/>
          <w:sz w:val="26"/>
          <w:szCs w:val="26"/>
        </w:rPr>
      </w:pPr>
    </w:p>
    <w:p w14:paraId="0A9CA56C" w14:textId="10D6CFB6" w:rsidR="00150539" w:rsidRDefault="00150539" w:rsidP="003029BF">
      <w:pPr>
        <w:rPr>
          <w:rFonts w:ascii="Times New Roman" w:hAnsi="Times New Roman" w:cs="Times New Roman"/>
          <w:bCs/>
          <w:sz w:val="26"/>
          <w:szCs w:val="26"/>
        </w:rPr>
      </w:pPr>
    </w:p>
    <w:p w14:paraId="28B5CDE9" w14:textId="77777777" w:rsidR="00150539" w:rsidRPr="00FC05DB" w:rsidRDefault="00150539" w:rsidP="00150539">
      <w:pPr>
        <w:pStyle w:val="L1"/>
      </w:pPr>
      <w:bookmarkStart w:id="1282" w:name="_Toc478472766"/>
      <w:bookmarkStart w:id="1283" w:name="_Toc478473958"/>
      <w:bookmarkStart w:id="1284" w:name="_Toc478474052"/>
      <w:bookmarkStart w:id="1285" w:name="_Toc478474117"/>
      <w:bookmarkStart w:id="1286" w:name="_Toc478474190"/>
      <w:bookmarkStart w:id="1287" w:name="_Toc478474363"/>
      <w:bookmarkStart w:id="1288" w:name="_Toc478474491"/>
      <w:bookmarkStart w:id="1289" w:name="_Toc478505544"/>
      <w:bookmarkStart w:id="1290" w:name="_Toc478590141"/>
      <w:bookmarkStart w:id="1291" w:name="_Toc38122102"/>
      <w:r w:rsidRPr="00FC05DB">
        <w:lastRenderedPageBreak/>
        <w:t>TÀI LIỆU THAM KHẢO</w:t>
      </w:r>
      <w:bookmarkEnd w:id="1282"/>
      <w:bookmarkEnd w:id="1283"/>
      <w:bookmarkEnd w:id="1284"/>
      <w:bookmarkEnd w:id="1285"/>
      <w:bookmarkEnd w:id="1286"/>
      <w:bookmarkEnd w:id="1287"/>
      <w:bookmarkEnd w:id="1288"/>
      <w:bookmarkEnd w:id="1289"/>
      <w:bookmarkEnd w:id="1290"/>
      <w:bookmarkEnd w:id="1291"/>
    </w:p>
    <w:p w14:paraId="61A91E50" w14:textId="64C6450A" w:rsidR="00150539" w:rsidRPr="00694D25" w:rsidRDefault="00150539">
      <w:pPr>
        <w:tabs>
          <w:tab w:val="left" w:pos="851"/>
        </w:tabs>
        <w:ind w:right="-279"/>
        <w:jc w:val="both"/>
        <w:rPr>
          <w:rFonts w:ascii="Times New Roman" w:hAnsi="Times New Roman" w:cs="Times New Roman"/>
          <w:sz w:val="26"/>
          <w:szCs w:val="26"/>
        </w:rPr>
        <w:pPrChange w:id="1292" w:author="Hoang Anh" w:date="2020-05-11T15:02:00Z">
          <w:pPr>
            <w:tabs>
              <w:tab w:val="left" w:pos="851"/>
            </w:tabs>
            <w:ind w:right="-279"/>
          </w:pPr>
        </w:pPrChange>
      </w:pPr>
      <w:r w:rsidRPr="00694D25">
        <w:rPr>
          <w:rFonts w:ascii="Times New Roman" w:hAnsi="Times New Roman" w:cs="Times New Roman"/>
          <w:sz w:val="26"/>
          <w:szCs w:val="26"/>
        </w:rPr>
        <w:t>[1] Tài liệu Laravel</w:t>
      </w:r>
      <w:r w:rsidR="003D40CB">
        <w:rPr>
          <w:rFonts w:ascii="Times New Roman" w:hAnsi="Times New Roman" w:cs="Times New Roman"/>
          <w:sz w:val="26"/>
          <w:szCs w:val="26"/>
        </w:rPr>
        <w:t>:</w:t>
      </w:r>
      <w:r w:rsidRPr="00694D25">
        <w:rPr>
          <w:rFonts w:ascii="Times New Roman" w:hAnsi="Times New Roman" w:cs="Times New Roman"/>
          <w:sz w:val="26"/>
          <w:szCs w:val="26"/>
        </w:rPr>
        <w:t xml:space="preserve"> </w:t>
      </w:r>
      <w:r w:rsidR="00F16134">
        <w:fldChar w:fldCharType="begin"/>
      </w:r>
      <w:r w:rsidR="00F16134">
        <w:instrText xml:space="preserve"> HYPERLINK "https://laravel.com" </w:instrText>
      </w:r>
      <w:r w:rsidR="00F16134">
        <w:fldChar w:fldCharType="separate"/>
      </w:r>
      <w:r w:rsidR="003D40CB" w:rsidRPr="000642B7">
        <w:rPr>
          <w:rStyle w:val="Hyperlink"/>
          <w:rFonts w:ascii="Times New Roman" w:hAnsi="Times New Roman" w:cs="Times New Roman"/>
          <w:sz w:val="26"/>
          <w:szCs w:val="26"/>
        </w:rPr>
        <w:t>https://laravel.com</w:t>
      </w:r>
      <w:r w:rsidR="00F16134">
        <w:rPr>
          <w:rStyle w:val="Hyperlink"/>
          <w:rFonts w:ascii="Times New Roman" w:hAnsi="Times New Roman" w:cs="Times New Roman"/>
          <w:sz w:val="26"/>
          <w:szCs w:val="26"/>
        </w:rPr>
        <w:fldChar w:fldCharType="end"/>
      </w:r>
    </w:p>
    <w:p w14:paraId="2FFCC585" w14:textId="16F4BC1C" w:rsidR="00150539" w:rsidRPr="00694D25" w:rsidRDefault="00150539">
      <w:pPr>
        <w:tabs>
          <w:tab w:val="left" w:pos="851"/>
        </w:tabs>
        <w:ind w:right="-279" w:hanging="142"/>
        <w:jc w:val="both"/>
        <w:rPr>
          <w:rFonts w:ascii="Times New Roman" w:hAnsi="Times New Roman" w:cs="Times New Roman"/>
          <w:sz w:val="26"/>
          <w:szCs w:val="26"/>
        </w:rPr>
        <w:pPrChange w:id="1293" w:author="Hoang Anh" w:date="2020-05-11T15:02:00Z">
          <w:pPr>
            <w:tabs>
              <w:tab w:val="left" w:pos="851"/>
            </w:tabs>
            <w:ind w:right="-279" w:hanging="142"/>
          </w:pPr>
        </w:pPrChange>
      </w:pPr>
      <w:r w:rsidRPr="00694D25">
        <w:rPr>
          <w:rFonts w:ascii="Times New Roman" w:hAnsi="Times New Roman" w:cs="Times New Roman"/>
          <w:sz w:val="26"/>
          <w:szCs w:val="26"/>
        </w:rPr>
        <w:tab/>
        <w:t>[2]</w:t>
      </w:r>
      <w:r w:rsidR="00840741">
        <w:rPr>
          <w:rFonts w:ascii="Times New Roman" w:hAnsi="Times New Roman" w:cs="Times New Roman"/>
          <w:sz w:val="26"/>
          <w:szCs w:val="26"/>
        </w:rPr>
        <w:t xml:space="preserve"> Dao Quang Huy. 2018.</w:t>
      </w:r>
      <w:r w:rsidRPr="00694D25">
        <w:rPr>
          <w:rFonts w:ascii="Times New Roman" w:hAnsi="Times New Roman" w:cs="Times New Roman"/>
          <w:sz w:val="26"/>
          <w:szCs w:val="26"/>
        </w:rPr>
        <w:t xml:space="preserve"> Giới thiệu chung về Laravel Framework</w:t>
      </w:r>
      <w:r w:rsidR="00F74AFF">
        <w:rPr>
          <w:rFonts w:ascii="Times New Roman" w:hAnsi="Times New Roman" w:cs="Times New Roman"/>
          <w:sz w:val="26"/>
          <w:szCs w:val="26"/>
        </w:rPr>
        <w:t>:</w:t>
      </w:r>
      <w:r w:rsidRPr="00694D25">
        <w:rPr>
          <w:rFonts w:ascii="Times New Roman" w:hAnsi="Times New Roman" w:cs="Times New Roman"/>
          <w:sz w:val="26"/>
          <w:szCs w:val="26"/>
        </w:rPr>
        <w:t xml:space="preserve">  </w:t>
      </w:r>
      <w:r w:rsidR="00F16134">
        <w:fldChar w:fldCharType="begin"/>
      </w:r>
      <w:r w:rsidR="00F16134">
        <w:instrText xml:space="preserve"> HYPERLINK "https://viblo.asia/p/gioi-thieu-ve-laravel-924lJrnzlPM" </w:instrText>
      </w:r>
      <w:r w:rsidR="00F16134">
        <w:fldChar w:fldCharType="separate"/>
      </w:r>
      <w:r w:rsidR="008F2A2B" w:rsidRPr="008F2A2B">
        <w:rPr>
          <w:rStyle w:val="Hyperlink"/>
          <w:rFonts w:ascii="Times New Roman" w:hAnsi="Times New Roman" w:cs="Times New Roman"/>
          <w:color w:val="000000" w:themeColor="text1"/>
          <w:sz w:val="26"/>
          <w:szCs w:val="26"/>
          <w:u w:val="none"/>
        </w:rPr>
        <w:t>https://viblo.asia/p/gioi-thieu-ve-laravel-924lJrnzlPM</w:t>
      </w:r>
      <w:r w:rsidR="00F16134">
        <w:rPr>
          <w:rStyle w:val="Hyperlink"/>
          <w:rFonts w:ascii="Times New Roman" w:hAnsi="Times New Roman" w:cs="Times New Roman"/>
          <w:color w:val="000000" w:themeColor="text1"/>
          <w:sz w:val="26"/>
          <w:szCs w:val="26"/>
          <w:u w:val="none"/>
        </w:rPr>
        <w:fldChar w:fldCharType="end"/>
      </w:r>
    </w:p>
    <w:p w14:paraId="0D5D1650" w14:textId="2D699D18" w:rsidR="009A63CE" w:rsidRPr="009A63CE" w:rsidRDefault="00150539">
      <w:pPr>
        <w:tabs>
          <w:tab w:val="left" w:pos="851"/>
        </w:tabs>
        <w:ind w:right="-279"/>
        <w:jc w:val="both"/>
        <w:rPr>
          <w:rFonts w:ascii="Times New Roman" w:hAnsi="Times New Roman" w:cs="Times New Roman"/>
          <w:noProof/>
          <w:sz w:val="26"/>
          <w:szCs w:val="26"/>
        </w:rPr>
        <w:pPrChange w:id="1294" w:author="Hoang Anh" w:date="2020-05-11T15:02:00Z">
          <w:pPr>
            <w:tabs>
              <w:tab w:val="left" w:pos="851"/>
            </w:tabs>
            <w:ind w:right="-279"/>
          </w:pPr>
        </w:pPrChange>
      </w:pPr>
      <w:r w:rsidRPr="009A63CE">
        <w:rPr>
          <w:rFonts w:ascii="Times New Roman" w:hAnsi="Times New Roman" w:cs="Times New Roman"/>
          <w:sz w:val="26"/>
          <w:szCs w:val="26"/>
        </w:rPr>
        <w:t xml:space="preserve">[3] </w:t>
      </w:r>
      <w:r w:rsidR="009A63CE" w:rsidRPr="009A63CE">
        <w:rPr>
          <w:rFonts w:ascii="Times New Roman" w:hAnsi="Times New Roman" w:cs="Times New Roman"/>
          <w:noProof/>
          <w:sz w:val="26"/>
          <w:szCs w:val="26"/>
        </w:rPr>
        <w:t>Freetust.net</w:t>
      </w:r>
      <w:r w:rsidR="004F1F9D">
        <w:rPr>
          <w:rFonts w:ascii="Times New Roman" w:hAnsi="Times New Roman" w:cs="Times New Roman"/>
          <w:noProof/>
          <w:sz w:val="26"/>
          <w:szCs w:val="26"/>
        </w:rPr>
        <w:t>. 2015.</w:t>
      </w:r>
      <w:r w:rsidR="009A63CE" w:rsidRPr="009A63CE">
        <w:rPr>
          <w:rFonts w:ascii="Times New Roman" w:hAnsi="Times New Roman" w:cs="Times New Roman"/>
          <w:noProof/>
          <w:sz w:val="26"/>
          <w:szCs w:val="26"/>
        </w:rPr>
        <w:t xml:space="preserve"> "MVC PHP - Mô hình MVC là gì?,":</w:t>
      </w:r>
    </w:p>
    <w:p w14:paraId="49272A9D" w14:textId="63AA0A61" w:rsidR="009A63CE" w:rsidRPr="009A63CE" w:rsidRDefault="009A63CE">
      <w:pPr>
        <w:tabs>
          <w:tab w:val="left" w:pos="851"/>
        </w:tabs>
        <w:ind w:right="-279"/>
        <w:jc w:val="both"/>
        <w:rPr>
          <w:rFonts w:ascii="Times New Roman" w:hAnsi="Times New Roman" w:cs="Times New Roman"/>
          <w:sz w:val="26"/>
          <w:szCs w:val="26"/>
        </w:rPr>
        <w:pPrChange w:id="1295" w:author="Hoang Anh" w:date="2020-05-11T15:02:00Z">
          <w:pPr>
            <w:tabs>
              <w:tab w:val="left" w:pos="851"/>
            </w:tabs>
            <w:ind w:right="-279"/>
          </w:pPr>
        </w:pPrChange>
      </w:pPr>
      <w:r w:rsidRPr="009A63CE">
        <w:rPr>
          <w:rFonts w:ascii="Times New Roman" w:hAnsi="Times New Roman" w:cs="Times New Roman"/>
          <w:noProof/>
          <w:sz w:val="26"/>
          <w:szCs w:val="26"/>
        </w:rPr>
        <w:t xml:space="preserve"> https://freetuts.net/mvc-php-mo-hinh-mvc-la-gi-354.html.</w:t>
      </w:r>
      <w:r w:rsidRPr="009A63CE">
        <w:rPr>
          <w:rFonts w:ascii="Times New Roman" w:hAnsi="Times New Roman" w:cs="Times New Roman"/>
          <w:sz w:val="26"/>
          <w:szCs w:val="26"/>
        </w:rPr>
        <w:t xml:space="preserve"> </w:t>
      </w:r>
    </w:p>
    <w:p w14:paraId="16FF4CD9" w14:textId="461FB31D" w:rsidR="00BD7566" w:rsidRDefault="00BD7566">
      <w:pPr>
        <w:tabs>
          <w:tab w:val="left" w:pos="851"/>
        </w:tabs>
        <w:ind w:right="-279"/>
        <w:jc w:val="both"/>
        <w:rPr>
          <w:rFonts w:ascii="Times New Roman" w:hAnsi="Times New Roman" w:cs="Times New Roman"/>
          <w:sz w:val="26"/>
          <w:szCs w:val="26"/>
        </w:rPr>
        <w:pPrChange w:id="1296" w:author="Hoang Anh" w:date="2020-05-11T15:02:00Z">
          <w:pPr>
            <w:tabs>
              <w:tab w:val="left" w:pos="851"/>
            </w:tabs>
            <w:ind w:right="-279"/>
          </w:pPr>
        </w:pPrChange>
      </w:pPr>
      <w:r w:rsidRPr="00694D25">
        <w:rPr>
          <w:rFonts w:ascii="Times New Roman" w:hAnsi="Times New Roman" w:cs="Times New Roman"/>
          <w:sz w:val="26"/>
          <w:szCs w:val="26"/>
        </w:rPr>
        <w:t>[</w:t>
      </w:r>
      <w:r w:rsidR="00CF0834">
        <w:rPr>
          <w:rFonts w:ascii="Times New Roman" w:hAnsi="Times New Roman" w:cs="Times New Roman"/>
          <w:sz w:val="26"/>
          <w:szCs w:val="26"/>
        </w:rPr>
        <w:t>4</w:t>
      </w:r>
      <w:r w:rsidRPr="00694D25">
        <w:rPr>
          <w:rFonts w:ascii="Times New Roman" w:hAnsi="Times New Roman" w:cs="Times New Roman"/>
          <w:sz w:val="26"/>
          <w:szCs w:val="26"/>
        </w:rPr>
        <w:t xml:space="preserve">] </w:t>
      </w:r>
      <w:r w:rsidR="009C52D5" w:rsidRPr="009C52D5">
        <w:rPr>
          <w:rFonts w:ascii="Times New Roman" w:hAnsi="Times New Roman" w:cs="Times New Roman"/>
          <w:sz w:val="26"/>
          <w:szCs w:val="26"/>
        </w:rPr>
        <w:t>Thachpham.com</w:t>
      </w:r>
      <w:r w:rsidR="002C5233">
        <w:rPr>
          <w:rFonts w:ascii="Times New Roman" w:hAnsi="Times New Roman" w:cs="Times New Roman"/>
          <w:sz w:val="26"/>
          <w:szCs w:val="26"/>
        </w:rPr>
        <w:t>.</w:t>
      </w:r>
      <w:r w:rsidR="00176D3A">
        <w:rPr>
          <w:rFonts w:ascii="Times New Roman" w:hAnsi="Times New Roman" w:cs="Times New Roman"/>
          <w:sz w:val="26"/>
          <w:szCs w:val="26"/>
        </w:rPr>
        <w:t xml:space="preserve"> 2017</w:t>
      </w:r>
      <w:r w:rsidR="002C5233">
        <w:rPr>
          <w:rFonts w:ascii="Times New Roman" w:hAnsi="Times New Roman" w:cs="Times New Roman"/>
          <w:sz w:val="26"/>
          <w:szCs w:val="26"/>
        </w:rPr>
        <w:t>.</w:t>
      </w:r>
      <w:r w:rsidR="009C52D5" w:rsidRPr="009C52D5">
        <w:rPr>
          <w:rFonts w:ascii="Times New Roman" w:hAnsi="Times New Roman" w:cs="Times New Roman"/>
          <w:sz w:val="26"/>
          <w:szCs w:val="26"/>
        </w:rPr>
        <w:t xml:space="preserve"> "Git và github là gì? tại sao nên dùng:</w:t>
      </w:r>
      <w:r w:rsidR="009C52D5">
        <w:rPr>
          <w:rFonts w:ascii="Times New Roman" w:hAnsi="Times New Roman" w:cs="Times New Roman"/>
          <w:sz w:val="26"/>
          <w:szCs w:val="26"/>
        </w:rPr>
        <w:t xml:space="preserve"> </w:t>
      </w:r>
      <w:r w:rsidR="009C52D5" w:rsidRPr="009C52D5">
        <w:rPr>
          <w:rFonts w:ascii="Times New Roman" w:hAnsi="Times New Roman" w:cs="Times New Roman"/>
          <w:sz w:val="26"/>
          <w:szCs w:val="26"/>
        </w:rPr>
        <w:t>https://thachpham.com/tools/git-git-va-github-la-gi-tai-sao-nen-dung.html.</w:t>
      </w:r>
    </w:p>
    <w:p w14:paraId="16EC2F15" w14:textId="77777777" w:rsidR="00BD7566" w:rsidRPr="00694D25" w:rsidRDefault="00BD7566">
      <w:pPr>
        <w:tabs>
          <w:tab w:val="left" w:pos="851"/>
        </w:tabs>
        <w:ind w:right="-279"/>
        <w:jc w:val="both"/>
        <w:rPr>
          <w:rFonts w:ascii="Times New Roman" w:hAnsi="Times New Roman" w:cs="Times New Roman"/>
          <w:sz w:val="26"/>
          <w:szCs w:val="26"/>
        </w:rPr>
        <w:pPrChange w:id="1297" w:author="Hoang Anh" w:date="2020-05-11T15:02:00Z">
          <w:pPr>
            <w:tabs>
              <w:tab w:val="left" w:pos="851"/>
            </w:tabs>
            <w:ind w:right="-279"/>
          </w:pPr>
        </w:pPrChange>
      </w:pPr>
    </w:p>
    <w:p w14:paraId="1BEB30A4" w14:textId="77777777" w:rsidR="00150539" w:rsidRPr="003E245E" w:rsidRDefault="00150539" w:rsidP="003029BF">
      <w:pPr>
        <w:rPr>
          <w:rFonts w:ascii="Times New Roman" w:hAnsi="Times New Roman" w:cs="Times New Roman"/>
          <w:bCs/>
          <w:sz w:val="26"/>
          <w:szCs w:val="26"/>
        </w:rPr>
      </w:pPr>
    </w:p>
    <w:sectPr w:rsidR="00150539" w:rsidRPr="003E245E" w:rsidSect="001D1F71">
      <w:footerReference w:type="default" r:id="rId91"/>
      <w:pgSz w:w="11907" w:h="16840" w:code="9"/>
      <w:pgMar w:top="1418" w:right="1418" w:bottom="1418" w:left="2268" w:header="567" w:footer="56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6" w:author="Hoang Anh" w:date="2020-05-11T14:47:00Z" w:initials="HA">
    <w:p w14:paraId="532FCD98" w14:textId="41ACCB69" w:rsidR="00F16134" w:rsidRDefault="00F16134">
      <w:pPr>
        <w:pStyle w:val="CommentText"/>
      </w:pPr>
      <w:r>
        <w:rPr>
          <w:rStyle w:val="CommentReference"/>
        </w:rPr>
        <w:annotationRef/>
      </w:r>
      <w:r>
        <w:t xml:space="preserve">Chỗ này nên cho Hoa thị </w:t>
      </w:r>
    </w:p>
  </w:comment>
  <w:comment w:id="734" w:author="Hoang Anh" w:date="2020-05-11T14:47:00Z" w:initials="HA">
    <w:p w14:paraId="54824E01" w14:textId="278C6000" w:rsidR="001F6685" w:rsidRDefault="001F6685">
      <w:pPr>
        <w:pStyle w:val="CommentText"/>
      </w:pPr>
      <w:r>
        <w:rPr>
          <w:rStyle w:val="CommentReference"/>
        </w:rPr>
        <w:annotationRef/>
      </w:r>
      <w:r>
        <w:t>Nên cho Hoa thị</w:t>
      </w:r>
    </w:p>
  </w:comment>
  <w:comment w:id="739" w:author="Hoang Anh" w:date="2020-05-11T14:47:00Z" w:initials="HA">
    <w:p w14:paraId="4F4BAD8D" w14:textId="74CC831F" w:rsidR="001F6685" w:rsidRDefault="001F6685">
      <w:pPr>
        <w:pStyle w:val="CommentText"/>
      </w:pPr>
      <w:r>
        <w:rPr>
          <w:rStyle w:val="CommentReference"/>
        </w:rPr>
        <w:annotationRef/>
      </w:r>
      <w:r>
        <w:t>Chỗ này cũng nên cho dấu Hoa thị</w:t>
      </w:r>
    </w:p>
  </w:comment>
  <w:comment w:id="768" w:author="Hoang Anh" w:date="2020-05-11T14:50:00Z" w:initials="HA">
    <w:p w14:paraId="080E3BF8" w14:textId="63B70F49" w:rsidR="001F6685" w:rsidRDefault="001F6685">
      <w:pPr>
        <w:pStyle w:val="CommentText"/>
      </w:pPr>
      <w:r>
        <w:rPr>
          <w:rStyle w:val="CommentReference"/>
        </w:rPr>
        <w:annotationRef/>
      </w:r>
      <w:r>
        <w:t>Liệt kê các chương trình ứng dụng: ưu nhược điểm ???</w:t>
      </w:r>
    </w:p>
  </w:comment>
  <w:comment w:id="770" w:author="Hoang Anh" w:date="2020-05-11T14:52:00Z" w:initials="HA">
    <w:p w14:paraId="00D23EB6" w14:textId="550DCB57" w:rsidR="001F6685" w:rsidRDefault="001F6685">
      <w:pPr>
        <w:pStyle w:val="CommentText"/>
      </w:pPr>
      <w:r>
        <w:rPr>
          <w:rStyle w:val="CommentReference"/>
        </w:rPr>
        <w:annotationRef/>
      </w:r>
      <w:r>
        <w:t>Nội dung format canh đều (chỉnh tương tự cho những nội dung sau)</w:t>
      </w:r>
    </w:p>
  </w:comment>
  <w:comment w:id="772" w:author="Hoang Anh" w:date="2020-05-11T14:53:00Z" w:initials="HA">
    <w:p w14:paraId="6B2E3C0A" w14:textId="591046F9" w:rsidR="001F6685" w:rsidRDefault="001F6685" w:rsidP="001F6685">
      <w:pPr>
        <w:pStyle w:val="CommentText"/>
        <w:numPr>
          <w:ilvl w:val="0"/>
          <w:numId w:val="48"/>
        </w:numPr>
      </w:pPr>
      <w:r>
        <w:rPr>
          <w:rStyle w:val="CommentReference"/>
        </w:rPr>
        <w:annotationRef/>
      </w:r>
      <w:r>
        <w:t>Tổng hợp &amp; phân tích tài liệu</w:t>
      </w:r>
    </w:p>
    <w:p w14:paraId="0D3E9E2D" w14:textId="2533D822" w:rsidR="001F6685" w:rsidRDefault="001F6685" w:rsidP="001F6685">
      <w:pPr>
        <w:pStyle w:val="CommentText"/>
        <w:numPr>
          <w:ilvl w:val="0"/>
          <w:numId w:val="48"/>
        </w:numPr>
      </w:pPr>
      <w:r>
        <w:t>Thực nghiệm</w:t>
      </w:r>
    </w:p>
  </w:comment>
  <w:comment w:id="865" w:author="Hoang Anh" w:date="2020-05-11T14:58:00Z" w:initials="HA">
    <w:p w14:paraId="75DE8420" w14:textId="77777777" w:rsidR="00E26FB6" w:rsidRDefault="00E26FB6">
      <w:pPr>
        <w:pStyle w:val="CommentText"/>
      </w:pPr>
      <w:r>
        <w:rPr>
          <w:rStyle w:val="CommentReference"/>
        </w:rPr>
        <w:annotationRef/>
      </w:r>
      <w:r>
        <w:t>Cái nào cũng “Trang quản lý học bổng” hết vậy???</w:t>
      </w:r>
    </w:p>
    <w:p w14:paraId="68115108" w14:textId="1F17FA00" w:rsidR="00E26FB6" w:rsidRDefault="00E26FB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2FCD98" w15:done="0"/>
  <w15:commentEx w15:paraId="54824E01" w15:done="0"/>
  <w15:commentEx w15:paraId="4F4BAD8D" w15:done="0"/>
  <w15:commentEx w15:paraId="080E3BF8" w15:done="0"/>
  <w15:commentEx w15:paraId="00D23EB6" w15:done="0"/>
  <w15:commentEx w15:paraId="0D3E9E2D" w15:done="0"/>
  <w15:commentEx w15:paraId="681151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2FCD98" w16cid:durableId="2263E3E9"/>
  <w16cid:commentId w16cid:paraId="54824E01" w16cid:durableId="2263E406"/>
  <w16cid:commentId w16cid:paraId="4F4BAD8D" w16cid:durableId="2263E415"/>
  <w16cid:commentId w16cid:paraId="080E3BF8" w16cid:durableId="2263E4C2"/>
  <w16cid:commentId w16cid:paraId="00D23EB6" w16cid:durableId="2263E540"/>
  <w16cid:commentId w16cid:paraId="0D3E9E2D" w16cid:durableId="2263E573"/>
  <w16cid:commentId w16cid:paraId="68115108" w16cid:durableId="2263E6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9AAFE" w14:textId="77777777" w:rsidR="007C26E6" w:rsidRDefault="007C26E6" w:rsidP="001D1F71">
      <w:pPr>
        <w:spacing w:line="240" w:lineRule="auto"/>
      </w:pPr>
      <w:r>
        <w:separator/>
      </w:r>
    </w:p>
  </w:endnote>
  <w:endnote w:type="continuationSeparator" w:id="0">
    <w:p w14:paraId="6BB0A651" w14:textId="77777777" w:rsidR="007C26E6" w:rsidRDefault="007C26E6" w:rsidP="001D1F71">
      <w:pPr>
        <w:spacing w:line="240" w:lineRule="auto"/>
      </w:pPr>
      <w:r>
        <w:continuationSeparator/>
      </w:r>
    </w:p>
  </w:endnote>
  <w:endnote w:type="continuationNotice" w:id="1">
    <w:p w14:paraId="0046046A" w14:textId="77777777" w:rsidR="007C26E6" w:rsidRDefault="007C26E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D0099" w14:textId="28CAEA6C" w:rsidR="00F16134" w:rsidRDefault="00F16134">
    <w:pPr>
      <w:pStyle w:val="Footer"/>
      <w:jc w:val="center"/>
    </w:pPr>
  </w:p>
  <w:p w14:paraId="2DA40D26" w14:textId="77777777" w:rsidR="00F16134" w:rsidRDefault="00F161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681713"/>
      <w:docPartObj>
        <w:docPartGallery w:val="Page Numbers (Bottom of Page)"/>
        <w:docPartUnique/>
      </w:docPartObj>
    </w:sdtPr>
    <w:sdtEndPr>
      <w:rPr>
        <w:rFonts w:ascii="Times New Roman" w:hAnsi="Times New Roman" w:cs="Times New Roman"/>
        <w:noProof/>
        <w:sz w:val="26"/>
        <w:szCs w:val="26"/>
      </w:rPr>
    </w:sdtEndPr>
    <w:sdtContent>
      <w:p w14:paraId="60FD0855" w14:textId="77777777" w:rsidR="00F16134" w:rsidRPr="00667754" w:rsidRDefault="00F16134">
        <w:pPr>
          <w:pStyle w:val="Footer"/>
          <w:jc w:val="center"/>
          <w:rPr>
            <w:rFonts w:ascii="Times New Roman" w:hAnsi="Times New Roman" w:cs="Times New Roman"/>
            <w:sz w:val="26"/>
            <w:szCs w:val="26"/>
          </w:rPr>
        </w:pPr>
        <w:r w:rsidRPr="00667754">
          <w:rPr>
            <w:rFonts w:ascii="Times New Roman" w:hAnsi="Times New Roman" w:cs="Times New Roman"/>
            <w:sz w:val="26"/>
            <w:szCs w:val="26"/>
          </w:rPr>
          <w:fldChar w:fldCharType="begin"/>
        </w:r>
        <w:r w:rsidRPr="00667754">
          <w:rPr>
            <w:rFonts w:ascii="Times New Roman" w:hAnsi="Times New Roman" w:cs="Times New Roman"/>
            <w:sz w:val="26"/>
            <w:szCs w:val="26"/>
          </w:rPr>
          <w:instrText xml:space="preserve"> PAGE   \* MERGEFORMAT </w:instrText>
        </w:r>
        <w:r w:rsidRPr="00667754">
          <w:rPr>
            <w:rFonts w:ascii="Times New Roman" w:hAnsi="Times New Roman" w:cs="Times New Roman"/>
            <w:sz w:val="26"/>
            <w:szCs w:val="26"/>
          </w:rPr>
          <w:fldChar w:fldCharType="separate"/>
        </w:r>
        <w:r>
          <w:rPr>
            <w:rFonts w:ascii="Times New Roman" w:hAnsi="Times New Roman" w:cs="Times New Roman"/>
            <w:noProof/>
            <w:sz w:val="26"/>
            <w:szCs w:val="26"/>
          </w:rPr>
          <w:t>v</w:t>
        </w:r>
        <w:r w:rsidRPr="00667754">
          <w:rPr>
            <w:rFonts w:ascii="Times New Roman" w:hAnsi="Times New Roman" w:cs="Times New Roman"/>
            <w:noProof/>
            <w:sz w:val="26"/>
            <w:szCs w:val="26"/>
          </w:rPr>
          <w:fldChar w:fldCharType="end"/>
        </w:r>
      </w:p>
    </w:sdtContent>
  </w:sdt>
  <w:p w14:paraId="66359053" w14:textId="77777777" w:rsidR="00F16134" w:rsidRDefault="00F161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483563"/>
      <w:docPartObj>
        <w:docPartGallery w:val="Page Numbers (Bottom of Page)"/>
        <w:docPartUnique/>
      </w:docPartObj>
    </w:sdtPr>
    <w:sdtEndPr>
      <w:rPr>
        <w:rFonts w:ascii="Times New Roman" w:hAnsi="Times New Roman" w:cs="Times New Roman"/>
        <w:noProof/>
        <w:sz w:val="26"/>
        <w:szCs w:val="26"/>
      </w:rPr>
    </w:sdtEndPr>
    <w:sdtContent>
      <w:p w14:paraId="6EA36A7F" w14:textId="77777777" w:rsidR="00F16134" w:rsidRPr="001D1F71" w:rsidRDefault="00F16134">
        <w:pPr>
          <w:pStyle w:val="Footer"/>
          <w:jc w:val="center"/>
          <w:rPr>
            <w:rFonts w:ascii="Times New Roman" w:hAnsi="Times New Roman" w:cs="Times New Roman"/>
            <w:sz w:val="26"/>
            <w:szCs w:val="26"/>
          </w:rPr>
        </w:pPr>
        <w:r w:rsidRPr="001D1F71">
          <w:rPr>
            <w:rFonts w:ascii="Times New Roman" w:hAnsi="Times New Roman" w:cs="Times New Roman"/>
            <w:sz w:val="26"/>
            <w:szCs w:val="26"/>
          </w:rPr>
          <w:fldChar w:fldCharType="begin"/>
        </w:r>
        <w:r w:rsidRPr="001D1F71">
          <w:rPr>
            <w:rFonts w:ascii="Times New Roman" w:hAnsi="Times New Roman" w:cs="Times New Roman"/>
            <w:sz w:val="26"/>
            <w:szCs w:val="26"/>
          </w:rPr>
          <w:instrText xml:space="preserve"> PAGE   \* MERGEFORMAT </w:instrText>
        </w:r>
        <w:r w:rsidRPr="001D1F71">
          <w:rPr>
            <w:rFonts w:ascii="Times New Roman" w:hAnsi="Times New Roman" w:cs="Times New Roman"/>
            <w:sz w:val="26"/>
            <w:szCs w:val="26"/>
          </w:rPr>
          <w:fldChar w:fldCharType="separate"/>
        </w:r>
        <w:r>
          <w:rPr>
            <w:rFonts w:ascii="Times New Roman" w:hAnsi="Times New Roman" w:cs="Times New Roman"/>
            <w:noProof/>
            <w:sz w:val="26"/>
            <w:szCs w:val="26"/>
          </w:rPr>
          <w:t>1</w:t>
        </w:r>
        <w:r w:rsidRPr="001D1F71">
          <w:rPr>
            <w:rFonts w:ascii="Times New Roman" w:hAnsi="Times New Roman" w:cs="Times New Roman"/>
            <w:noProof/>
            <w:sz w:val="26"/>
            <w:szCs w:val="26"/>
          </w:rPr>
          <w:fldChar w:fldCharType="end"/>
        </w:r>
      </w:p>
    </w:sdtContent>
  </w:sdt>
  <w:p w14:paraId="0E3975AA" w14:textId="77777777" w:rsidR="00F16134" w:rsidRDefault="00F16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0F943" w14:textId="77777777" w:rsidR="007C26E6" w:rsidRDefault="007C26E6" w:rsidP="001D1F71">
      <w:pPr>
        <w:spacing w:line="240" w:lineRule="auto"/>
      </w:pPr>
      <w:r>
        <w:separator/>
      </w:r>
    </w:p>
  </w:footnote>
  <w:footnote w:type="continuationSeparator" w:id="0">
    <w:p w14:paraId="65634B87" w14:textId="77777777" w:rsidR="007C26E6" w:rsidRDefault="007C26E6" w:rsidP="001D1F71">
      <w:pPr>
        <w:spacing w:line="240" w:lineRule="auto"/>
      </w:pPr>
      <w:r>
        <w:continuationSeparator/>
      </w:r>
    </w:p>
  </w:footnote>
  <w:footnote w:type="continuationNotice" w:id="1">
    <w:p w14:paraId="3F0C84ED" w14:textId="77777777" w:rsidR="007C26E6" w:rsidRDefault="007C26E6">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695"/>
    <w:multiLevelType w:val="multilevel"/>
    <w:tmpl w:val="FE4418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5D6A76"/>
    <w:multiLevelType w:val="multilevel"/>
    <w:tmpl w:val="A38A7B2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E00DC9"/>
    <w:multiLevelType w:val="hybridMultilevel"/>
    <w:tmpl w:val="045464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B129F4"/>
    <w:multiLevelType w:val="hybridMultilevel"/>
    <w:tmpl w:val="71D8DC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4E5231"/>
    <w:multiLevelType w:val="hybridMultilevel"/>
    <w:tmpl w:val="D34208C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0CAB35F7"/>
    <w:multiLevelType w:val="hybridMultilevel"/>
    <w:tmpl w:val="039CB2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E3503"/>
    <w:multiLevelType w:val="hybridMultilevel"/>
    <w:tmpl w:val="71AAEB7C"/>
    <w:lvl w:ilvl="0" w:tplc="04090009">
      <w:start w:val="1"/>
      <w:numFmt w:val="bullet"/>
      <w:lvlText w:val=""/>
      <w:lvlJc w:val="left"/>
      <w:pPr>
        <w:ind w:left="786"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38A559A"/>
    <w:multiLevelType w:val="hybridMultilevel"/>
    <w:tmpl w:val="296ED7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A65C1E"/>
    <w:multiLevelType w:val="multilevel"/>
    <w:tmpl w:val="1A14EFD4"/>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b/>
        <w:bCs w:val="0"/>
        <w:i/>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40197C"/>
    <w:multiLevelType w:val="hybridMultilevel"/>
    <w:tmpl w:val="AC26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82EBF"/>
    <w:multiLevelType w:val="hybridMultilevel"/>
    <w:tmpl w:val="FF783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36F6C"/>
    <w:multiLevelType w:val="hybridMultilevel"/>
    <w:tmpl w:val="DCA07FCE"/>
    <w:lvl w:ilvl="0" w:tplc="79DC52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45248"/>
    <w:multiLevelType w:val="multilevel"/>
    <w:tmpl w:val="9E0CB308"/>
    <w:lvl w:ilvl="0">
      <w:start w:val="5"/>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3" w15:restartNumberingAfterBreak="0">
    <w:nsid w:val="26BF30E1"/>
    <w:multiLevelType w:val="hybridMultilevel"/>
    <w:tmpl w:val="AE44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55946"/>
    <w:multiLevelType w:val="hybridMultilevel"/>
    <w:tmpl w:val="56C6597A"/>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5" w15:restartNumberingAfterBreak="0">
    <w:nsid w:val="293F7E2A"/>
    <w:multiLevelType w:val="hybridMultilevel"/>
    <w:tmpl w:val="A502A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E61B2"/>
    <w:multiLevelType w:val="hybridMultilevel"/>
    <w:tmpl w:val="4BA094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A25802"/>
    <w:multiLevelType w:val="multilevel"/>
    <w:tmpl w:val="334A2F9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E522B88"/>
    <w:multiLevelType w:val="hybridMultilevel"/>
    <w:tmpl w:val="5902017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39E5FA2"/>
    <w:multiLevelType w:val="hybridMultilevel"/>
    <w:tmpl w:val="7B3E8A7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0" w15:restartNumberingAfterBreak="0">
    <w:nsid w:val="35745EAA"/>
    <w:multiLevelType w:val="hybridMultilevel"/>
    <w:tmpl w:val="DBA04504"/>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6B570DE"/>
    <w:multiLevelType w:val="hybridMultilevel"/>
    <w:tmpl w:val="56B82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DF13F7"/>
    <w:multiLevelType w:val="hybridMultilevel"/>
    <w:tmpl w:val="6360D6A2"/>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3A4F36BC"/>
    <w:multiLevelType w:val="multilevel"/>
    <w:tmpl w:val="334A2F9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BB37D01"/>
    <w:multiLevelType w:val="hybridMultilevel"/>
    <w:tmpl w:val="A2F2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245B28"/>
    <w:multiLevelType w:val="hybridMultilevel"/>
    <w:tmpl w:val="8AC29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9017F"/>
    <w:multiLevelType w:val="multilevel"/>
    <w:tmpl w:val="370C4B86"/>
    <w:lvl w:ilvl="0">
      <w:start w:val="2"/>
      <w:numFmt w:val="decimal"/>
      <w:lvlText w:val="%1"/>
      <w:lvlJc w:val="left"/>
      <w:pPr>
        <w:ind w:left="720" w:hanging="720"/>
      </w:pPr>
      <w:rPr>
        <w:rFonts w:hint="default"/>
      </w:rPr>
    </w:lvl>
    <w:lvl w:ilvl="1">
      <w:start w:val="5"/>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3"/>
      <w:numFmt w:val="decimal"/>
      <w:lvlText w:val="%1.%2.%3.%4"/>
      <w:lvlJc w:val="left"/>
      <w:pPr>
        <w:ind w:left="2160"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27" w15:restartNumberingAfterBreak="0">
    <w:nsid w:val="41675180"/>
    <w:multiLevelType w:val="hybridMultilevel"/>
    <w:tmpl w:val="B04E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68596A"/>
    <w:multiLevelType w:val="hybridMultilevel"/>
    <w:tmpl w:val="5BA8BCDA"/>
    <w:lvl w:ilvl="0" w:tplc="AC70D77E">
      <w:start w:val="1"/>
      <w:numFmt w:val="bullet"/>
      <w:lvlText w:val=""/>
      <w:lvlJc w:val="left"/>
      <w:pPr>
        <w:ind w:left="1571" w:hanging="360"/>
      </w:pPr>
      <w:rPr>
        <w:rFonts w:ascii="Wingdings" w:hAnsi="Wingdings" w:hint="default"/>
        <w:color w:val="000000" w:themeColor="text1"/>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480D6195"/>
    <w:multiLevelType w:val="hybridMultilevel"/>
    <w:tmpl w:val="9512534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0" w15:restartNumberingAfterBreak="0">
    <w:nsid w:val="4AB00BF8"/>
    <w:multiLevelType w:val="multilevel"/>
    <w:tmpl w:val="D464A7FA"/>
    <w:lvl w:ilvl="0">
      <w:start w:val="4"/>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4C157534"/>
    <w:multiLevelType w:val="multilevel"/>
    <w:tmpl w:val="3FAE795A"/>
    <w:lvl w:ilvl="0">
      <w:start w:val="2"/>
      <w:numFmt w:val="decimal"/>
      <w:lvlText w:val="%1"/>
      <w:lvlJc w:val="left"/>
      <w:pPr>
        <w:ind w:left="720" w:hanging="720"/>
      </w:pPr>
      <w:rPr>
        <w:rFonts w:hint="default"/>
      </w:rPr>
    </w:lvl>
    <w:lvl w:ilvl="1">
      <w:start w:val="5"/>
      <w:numFmt w:val="decimal"/>
      <w:lvlText w:val="%1.%2"/>
      <w:lvlJc w:val="left"/>
      <w:pPr>
        <w:ind w:left="782" w:hanging="720"/>
      </w:pPr>
      <w:rPr>
        <w:rFonts w:hint="default"/>
      </w:rPr>
    </w:lvl>
    <w:lvl w:ilvl="2">
      <w:start w:val="2"/>
      <w:numFmt w:val="decimal"/>
      <w:lvlText w:val="%1.%2.%3"/>
      <w:lvlJc w:val="left"/>
      <w:pPr>
        <w:ind w:left="844" w:hanging="720"/>
      </w:pPr>
      <w:rPr>
        <w:rFonts w:hint="default"/>
      </w:rPr>
    </w:lvl>
    <w:lvl w:ilvl="3">
      <w:start w:val="1"/>
      <w:numFmt w:val="decimal"/>
      <w:lvlText w:val="%1.%2.%3.%4"/>
      <w:lvlJc w:val="left"/>
      <w:pPr>
        <w:ind w:left="906" w:hanging="720"/>
      </w:pPr>
      <w:rPr>
        <w:rFonts w:hint="default"/>
      </w:rPr>
    </w:lvl>
    <w:lvl w:ilvl="4">
      <w:start w:val="1"/>
      <w:numFmt w:val="decimal"/>
      <w:lvlText w:val="%1.%2.%3.%4.%5"/>
      <w:lvlJc w:val="left"/>
      <w:pPr>
        <w:ind w:left="1328" w:hanging="1080"/>
      </w:pPr>
      <w:rPr>
        <w:rFonts w:hint="default"/>
      </w:rPr>
    </w:lvl>
    <w:lvl w:ilvl="5">
      <w:start w:val="1"/>
      <w:numFmt w:val="decimal"/>
      <w:lvlText w:val="%1.%2.%3.%4.%5.%6"/>
      <w:lvlJc w:val="left"/>
      <w:pPr>
        <w:ind w:left="1750" w:hanging="1440"/>
      </w:pPr>
      <w:rPr>
        <w:rFonts w:hint="default"/>
      </w:rPr>
    </w:lvl>
    <w:lvl w:ilvl="6">
      <w:start w:val="1"/>
      <w:numFmt w:val="decimal"/>
      <w:lvlText w:val="%1.%2.%3.%4.%5.%6.%7"/>
      <w:lvlJc w:val="left"/>
      <w:pPr>
        <w:ind w:left="1812" w:hanging="1440"/>
      </w:pPr>
      <w:rPr>
        <w:rFonts w:hint="default"/>
      </w:rPr>
    </w:lvl>
    <w:lvl w:ilvl="7">
      <w:start w:val="1"/>
      <w:numFmt w:val="decimal"/>
      <w:lvlText w:val="%1.%2.%3.%4.%5.%6.%7.%8"/>
      <w:lvlJc w:val="left"/>
      <w:pPr>
        <w:ind w:left="2234" w:hanging="1800"/>
      </w:pPr>
      <w:rPr>
        <w:rFonts w:hint="default"/>
      </w:rPr>
    </w:lvl>
    <w:lvl w:ilvl="8">
      <w:start w:val="1"/>
      <w:numFmt w:val="decimal"/>
      <w:lvlText w:val="%1.%2.%3.%4.%5.%6.%7.%8.%9"/>
      <w:lvlJc w:val="left"/>
      <w:pPr>
        <w:ind w:left="2296" w:hanging="1800"/>
      </w:pPr>
      <w:rPr>
        <w:rFonts w:hint="default"/>
      </w:rPr>
    </w:lvl>
  </w:abstractNum>
  <w:abstractNum w:abstractNumId="32" w15:restartNumberingAfterBreak="0">
    <w:nsid w:val="55736B3B"/>
    <w:multiLevelType w:val="multilevel"/>
    <w:tmpl w:val="F7BA36F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5CC3AC7"/>
    <w:multiLevelType w:val="hybridMultilevel"/>
    <w:tmpl w:val="B93E105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4A41E3"/>
    <w:multiLevelType w:val="hybridMultilevel"/>
    <w:tmpl w:val="B18C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A3088"/>
    <w:multiLevelType w:val="hybridMultilevel"/>
    <w:tmpl w:val="AEC08ABE"/>
    <w:lvl w:ilvl="0" w:tplc="1938ED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01B2FAA"/>
    <w:multiLevelType w:val="hybridMultilevel"/>
    <w:tmpl w:val="6F6604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E0372C"/>
    <w:multiLevelType w:val="hybridMultilevel"/>
    <w:tmpl w:val="A47C9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323887"/>
    <w:multiLevelType w:val="hybridMultilevel"/>
    <w:tmpl w:val="92904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402DD3"/>
    <w:multiLevelType w:val="hybridMultilevel"/>
    <w:tmpl w:val="39F4C1D0"/>
    <w:lvl w:ilvl="0" w:tplc="B31A9A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7064B8"/>
    <w:multiLevelType w:val="hybridMultilevel"/>
    <w:tmpl w:val="7242C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62225A"/>
    <w:multiLevelType w:val="hybridMultilevel"/>
    <w:tmpl w:val="04661D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BA3DDD"/>
    <w:multiLevelType w:val="hybridMultilevel"/>
    <w:tmpl w:val="CFD6FAF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F23C1D"/>
    <w:multiLevelType w:val="hybridMultilevel"/>
    <w:tmpl w:val="B1324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1395993"/>
    <w:multiLevelType w:val="multilevel"/>
    <w:tmpl w:val="34FE430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8A6CB5"/>
    <w:multiLevelType w:val="hybridMultilevel"/>
    <w:tmpl w:val="35C89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6B1BD2"/>
    <w:multiLevelType w:val="hybridMultilevel"/>
    <w:tmpl w:val="1520E9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6C706C"/>
    <w:multiLevelType w:val="hybridMultilevel"/>
    <w:tmpl w:val="80FCE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E30D12"/>
    <w:multiLevelType w:val="hybridMultilevel"/>
    <w:tmpl w:val="CEE6DB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D3D67CE"/>
    <w:multiLevelType w:val="hybridMultilevel"/>
    <w:tmpl w:val="0EF6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8"/>
  </w:num>
  <w:num w:numId="3">
    <w:abstractNumId w:val="19"/>
  </w:num>
  <w:num w:numId="4">
    <w:abstractNumId w:val="50"/>
  </w:num>
  <w:num w:numId="5">
    <w:abstractNumId w:val="4"/>
  </w:num>
  <w:num w:numId="6">
    <w:abstractNumId w:val="10"/>
  </w:num>
  <w:num w:numId="7">
    <w:abstractNumId w:val="5"/>
  </w:num>
  <w:num w:numId="8">
    <w:abstractNumId w:val="41"/>
  </w:num>
  <w:num w:numId="9">
    <w:abstractNumId w:val="1"/>
  </w:num>
  <w:num w:numId="10">
    <w:abstractNumId w:val="33"/>
  </w:num>
  <w:num w:numId="11">
    <w:abstractNumId w:val="44"/>
  </w:num>
  <w:num w:numId="12">
    <w:abstractNumId w:val="25"/>
  </w:num>
  <w:num w:numId="13">
    <w:abstractNumId w:val="9"/>
  </w:num>
  <w:num w:numId="14">
    <w:abstractNumId w:val="49"/>
  </w:num>
  <w:num w:numId="15">
    <w:abstractNumId w:val="16"/>
  </w:num>
  <w:num w:numId="16">
    <w:abstractNumId w:val="7"/>
  </w:num>
  <w:num w:numId="17">
    <w:abstractNumId w:val="3"/>
  </w:num>
  <w:num w:numId="18">
    <w:abstractNumId w:val="37"/>
  </w:num>
  <w:num w:numId="19">
    <w:abstractNumId w:val="21"/>
  </w:num>
  <w:num w:numId="20">
    <w:abstractNumId w:val="39"/>
  </w:num>
  <w:num w:numId="21">
    <w:abstractNumId w:val="43"/>
  </w:num>
  <w:num w:numId="22">
    <w:abstractNumId w:val="36"/>
  </w:num>
  <w:num w:numId="23">
    <w:abstractNumId w:val="12"/>
  </w:num>
  <w:num w:numId="24">
    <w:abstractNumId w:val="45"/>
  </w:num>
  <w:num w:numId="25">
    <w:abstractNumId w:val="0"/>
  </w:num>
  <w:num w:numId="26">
    <w:abstractNumId w:val="13"/>
  </w:num>
  <w:num w:numId="27">
    <w:abstractNumId w:val="34"/>
  </w:num>
  <w:num w:numId="28">
    <w:abstractNumId w:val="26"/>
  </w:num>
  <w:num w:numId="29">
    <w:abstractNumId w:val="40"/>
  </w:num>
  <w:num w:numId="30">
    <w:abstractNumId w:val="24"/>
  </w:num>
  <w:num w:numId="31">
    <w:abstractNumId w:val="27"/>
  </w:num>
  <w:num w:numId="32">
    <w:abstractNumId w:val="46"/>
  </w:num>
  <w:num w:numId="33">
    <w:abstractNumId w:val="48"/>
  </w:num>
  <w:num w:numId="34">
    <w:abstractNumId w:val="11"/>
  </w:num>
  <w:num w:numId="35">
    <w:abstractNumId w:val="31"/>
  </w:num>
  <w:num w:numId="36">
    <w:abstractNumId w:val="29"/>
  </w:num>
  <w:num w:numId="37">
    <w:abstractNumId w:val="14"/>
  </w:num>
  <w:num w:numId="38">
    <w:abstractNumId w:val="15"/>
  </w:num>
  <w:num w:numId="39">
    <w:abstractNumId w:val="38"/>
  </w:num>
  <w:num w:numId="40">
    <w:abstractNumId w:val="32"/>
  </w:num>
  <w:num w:numId="41">
    <w:abstractNumId w:val="30"/>
  </w:num>
  <w:num w:numId="42">
    <w:abstractNumId w:val="23"/>
  </w:num>
  <w:num w:numId="43">
    <w:abstractNumId w:val="42"/>
  </w:num>
  <w:num w:numId="44">
    <w:abstractNumId w:val="17"/>
  </w:num>
  <w:num w:numId="45">
    <w:abstractNumId w:val="8"/>
  </w:num>
  <w:num w:numId="46">
    <w:abstractNumId w:val="47"/>
  </w:num>
  <w:num w:numId="47">
    <w:abstractNumId w:val="2"/>
  </w:num>
  <w:num w:numId="48">
    <w:abstractNumId w:val="35"/>
  </w:num>
  <w:num w:numId="49">
    <w:abstractNumId w:val="20"/>
  </w:num>
  <w:num w:numId="50">
    <w:abstractNumId w:val="18"/>
  </w:num>
  <w:num w:numId="51">
    <w:abstractNumId w:val="22"/>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uong Viet">
    <w15:presenceInfo w15:providerId="Windows Live" w15:userId="298a1b0e3b789e70"/>
  </w15:person>
  <w15:person w15:author="Hoang Anh">
    <w15:presenceInfo w15:providerId="Windows Live" w15:userId="4ce1b9b259c35d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75B"/>
    <w:rsid w:val="000027E3"/>
    <w:rsid w:val="00006DDB"/>
    <w:rsid w:val="0002295D"/>
    <w:rsid w:val="00026CB2"/>
    <w:rsid w:val="00033C2A"/>
    <w:rsid w:val="00035528"/>
    <w:rsid w:val="00035EA1"/>
    <w:rsid w:val="00041463"/>
    <w:rsid w:val="00041EDC"/>
    <w:rsid w:val="00054D38"/>
    <w:rsid w:val="00054E2E"/>
    <w:rsid w:val="00056AF7"/>
    <w:rsid w:val="00080336"/>
    <w:rsid w:val="00086422"/>
    <w:rsid w:val="00091A94"/>
    <w:rsid w:val="000B471C"/>
    <w:rsid w:val="000E20B7"/>
    <w:rsid w:val="000E4CB3"/>
    <w:rsid w:val="000E5A05"/>
    <w:rsid w:val="000F08A9"/>
    <w:rsid w:val="000F6F09"/>
    <w:rsid w:val="00101636"/>
    <w:rsid w:val="00105B6C"/>
    <w:rsid w:val="00125BD2"/>
    <w:rsid w:val="001329E3"/>
    <w:rsid w:val="001333A5"/>
    <w:rsid w:val="00136E8D"/>
    <w:rsid w:val="0014433A"/>
    <w:rsid w:val="001444C4"/>
    <w:rsid w:val="00150539"/>
    <w:rsid w:val="00166AD9"/>
    <w:rsid w:val="00167FC2"/>
    <w:rsid w:val="001734D2"/>
    <w:rsid w:val="00176217"/>
    <w:rsid w:val="00176D3A"/>
    <w:rsid w:val="001966CC"/>
    <w:rsid w:val="001B5612"/>
    <w:rsid w:val="001D1F71"/>
    <w:rsid w:val="001D57E6"/>
    <w:rsid w:val="001D707D"/>
    <w:rsid w:val="001F3099"/>
    <w:rsid w:val="001F6685"/>
    <w:rsid w:val="002209F8"/>
    <w:rsid w:val="00234E43"/>
    <w:rsid w:val="00235813"/>
    <w:rsid w:val="00240C29"/>
    <w:rsid w:val="00245B4E"/>
    <w:rsid w:val="00251076"/>
    <w:rsid w:val="00262C4B"/>
    <w:rsid w:val="00272CB5"/>
    <w:rsid w:val="00272F9D"/>
    <w:rsid w:val="00281CD4"/>
    <w:rsid w:val="00283A5F"/>
    <w:rsid w:val="00285825"/>
    <w:rsid w:val="00285D96"/>
    <w:rsid w:val="00287B41"/>
    <w:rsid w:val="002A5289"/>
    <w:rsid w:val="002B294C"/>
    <w:rsid w:val="002B544A"/>
    <w:rsid w:val="002C0374"/>
    <w:rsid w:val="002C11A1"/>
    <w:rsid w:val="002C1557"/>
    <w:rsid w:val="002C5233"/>
    <w:rsid w:val="002D057C"/>
    <w:rsid w:val="002D2487"/>
    <w:rsid w:val="002F37BF"/>
    <w:rsid w:val="003029BF"/>
    <w:rsid w:val="00332EE5"/>
    <w:rsid w:val="00347D24"/>
    <w:rsid w:val="00361F2F"/>
    <w:rsid w:val="00371D83"/>
    <w:rsid w:val="00382A9C"/>
    <w:rsid w:val="00390DCC"/>
    <w:rsid w:val="00395F54"/>
    <w:rsid w:val="003974EE"/>
    <w:rsid w:val="003A368A"/>
    <w:rsid w:val="003A36BF"/>
    <w:rsid w:val="003A44B9"/>
    <w:rsid w:val="003A460B"/>
    <w:rsid w:val="003C0360"/>
    <w:rsid w:val="003C41CC"/>
    <w:rsid w:val="003C4949"/>
    <w:rsid w:val="003D40CB"/>
    <w:rsid w:val="003D4BE6"/>
    <w:rsid w:val="003E245E"/>
    <w:rsid w:val="003F1172"/>
    <w:rsid w:val="0042150F"/>
    <w:rsid w:val="004239AB"/>
    <w:rsid w:val="0042622C"/>
    <w:rsid w:val="0043042B"/>
    <w:rsid w:val="004616E8"/>
    <w:rsid w:val="00475D1F"/>
    <w:rsid w:val="00482A9C"/>
    <w:rsid w:val="00484816"/>
    <w:rsid w:val="00484896"/>
    <w:rsid w:val="00490671"/>
    <w:rsid w:val="004A4A1D"/>
    <w:rsid w:val="004B0775"/>
    <w:rsid w:val="004B7DAC"/>
    <w:rsid w:val="004C54AB"/>
    <w:rsid w:val="004E3DD2"/>
    <w:rsid w:val="004F1F9D"/>
    <w:rsid w:val="00524688"/>
    <w:rsid w:val="00524879"/>
    <w:rsid w:val="00532D4B"/>
    <w:rsid w:val="005369D8"/>
    <w:rsid w:val="00537CFD"/>
    <w:rsid w:val="0055664D"/>
    <w:rsid w:val="0056132A"/>
    <w:rsid w:val="005719BC"/>
    <w:rsid w:val="0057673D"/>
    <w:rsid w:val="00581555"/>
    <w:rsid w:val="005A05F9"/>
    <w:rsid w:val="005D2160"/>
    <w:rsid w:val="005E7B52"/>
    <w:rsid w:val="005F4F2B"/>
    <w:rsid w:val="005F5464"/>
    <w:rsid w:val="0061370C"/>
    <w:rsid w:val="006227DB"/>
    <w:rsid w:val="006347C3"/>
    <w:rsid w:val="0064407B"/>
    <w:rsid w:val="0065473B"/>
    <w:rsid w:val="0066307F"/>
    <w:rsid w:val="00664000"/>
    <w:rsid w:val="0066586B"/>
    <w:rsid w:val="00667754"/>
    <w:rsid w:val="00671AE4"/>
    <w:rsid w:val="0067359D"/>
    <w:rsid w:val="006738ED"/>
    <w:rsid w:val="00684236"/>
    <w:rsid w:val="00686EC4"/>
    <w:rsid w:val="00687457"/>
    <w:rsid w:val="006934DD"/>
    <w:rsid w:val="00693F1C"/>
    <w:rsid w:val="00694D25"/>
    <w:rsid w:val="006C4180"/>
    <w:rsid w:val="006D484C"/>
    <w:rsid w:val="006F38B5"/>
    <w:rsid w:val="007022ED"/>
    <w:rsid w:val="0071302B"/>
    <w:rsid w:val="00714E3E"/>
    <w:rsid w:val="007229B3"/>
    <w:rsid w:val="00722EBC"/>
    <w:rsid w:val="007256B9"/>
    <w:rsid w:val="00726629"/>
    <w:rsid w:val="007311A6"/>
    <w:rsid w:val="00734DEE"/>
    <w:rsid w:val="007371A6"/>
    <w:rsid w:val="00744B9F"/>
    <w:rsid w:val="00750A54"/>
    <w:rsid w:val="00751D85"/>
    <w:rsid w:val="00756351"/>
    <w:rsid w:val="007805EA"/>
    <w:rsid w:val="00784463"/>
    <w:rsid w:val="00784810"/>
    <w:rsid w:val="007871D1"/>
    <w:rsid w:val="00796D24"/>
    <w:rsid w:val="007B1C93"/>
    <w:rsid w:val="007B38ED"/>
    <w:rsid w:val="007C26E6"/>
    <w:rsid w:val="007C2FD5"/>
    <w:rsid w:val="007C301C"/>
    <w:rsid w:val="007E370F"/>
    <w:rsid w:val="007F0D8A"/>
    <w:rsid w:val="007F2AFD"/>
    <w:rsid w:val="0083281C"/>
    <w:rsid w:val="00840741"/>
    <w:rsid w:val="00851E9B"/>
    <w:rsid w:val="00854D1B"/>
    <w:rsid w:val="0085727B"/>
    <w:rsid w:val="008709A6"/>
    <w:rsid w:val="00872E2D"/>
    <w:rsid w:val="0088516D"/>
    <w:rsid w:val="00890DA4"/>
    <w:rsid w:val="008A224D"/>
    <w:rsid w:val="008B0CF4"/>
    <w:rsid w:val="008C262A"/>
    <w:rsid w:val="008C2D6C"/>
    <w:rsid w:val="008C7287"/>
    <w:rsid w:val="008C7359"/>
    <w:rsid w:val="008D1AB5"/>
    <w:rsid w:val="008E2000"/>
    <w:rsid w:val="008F2A2B"/>
    <w:rsid w:val="008F456C"/>
    <w:rsid w:val="008F77B0"/>
    <w:rsid w:val="00922A64"/>
    <w:rsid w:val="00922DE8"/>
    <w:rsid w:val="00927D0B"/>
    <w:rsid w:val="00932B3F"/>
    <w:rsid w:val="00943CC8"/>
    <w:rsid w:val="00950B47"/>
    <w:rsid w:val="00953E00"/>
    <w:rsid w:val="0096659E"/>
    <w:rsid w:val="00966E5F"/>
    <w:rsid w:val="00976728"/>
    <w:rsid w:val="00987DAD"/>
    <w:rsid w:val="00996024"/>
    <w:rsid w:val="0099772B"/>
    <w:rsid w:val="009A1D9A"/>
    <w:rsid w:val="009A276D"/>
    <w:rsid w:val="009A4B44"/>
    <w:rsid w:val="009A63CE"/>
    <w:rsid w:val="009B141E"/>
    <w:rsid w:val="009B7B54"/>
    <w:rsid w:val="009C110A"/>
    <w:rsid w:val="009C52D5"/>
    <w:rsid w:val="009C564A"/>
    <w:rsid w:val="009C6368"/>
    <w:rsid w:val="009D1D16"/>
    <w:rsid w:val="009D3D66"/>
    <w:rsid w:val="009D42AE"/>
    <w:rsid w:val="009E70E5"/>
    <w:rsid w:val="00A10C13"/>
    <w:rsid w:val="00A1222F"/>
    <w:rsid w:val="00A16AE3"/>
    <w:rsid w:val="00A170FF"/>
    <w:rsid w:val="00A25CE7"/>
    <w:rsid w:val="00A32EC8"/>
    <w:rsid w:val="00A4009F"/>
    <w:rsid w:val="00A41067"/>
    <w:rsid w:val="00A411C8"/>
    <w:rsid w:val="00A41A8A"/>
    <w:rsid w:val="00A4401A"/>
    <w:rsid w:val="00A4402A"/>
    <w:rsid w:val="00A45AD1"/>
    <w:rsid w:val="00A55DBA"/>
    <w:rsid w:val="00A61BF6"/>
    <w:rsid w:val="00A65757"/>
    <w:rsid w:val="00A84906"/>
    <w:rsid w:val="00A86E30"/>
    <w:rsid w:val="00AA1E7F"/>
    <w:rsid w:val="00AC28CA"/>
    <w:rsid w:val="00AC584F"/>
    <w:rsid w:val="00AD63B0"/>
    <w:rsid w:val="00AE1087"/>
    <w:rsid w:val="00AE5A56"/>
    <w:rsid w:val="00AF1924"/>
    <w:rsid w:val="00AF6F00"/>
    <w:rsid w:val="00B011C3"/>
    <w:rsid w:val="00B014A1"/>
    <w:rsid w:val="00B03459"/>
    <w:rsid w:val="00B05837"/>
    <w:rsid w:val="00B112EE"/>
    <w:rsid w:val="00B11382"/>
    <w:rsid w:val="00B11935"/>
    <w:rsid w:val="00B14E05"/>
    <w:rsid w:val="00B43E0B"/>
    <w:rsid w:val="00B715E2"/>
    <w:rsid w:val="00B80447"/>
    <w:rsid w:val="00B84A5F"/>
    <w:rsid w:val="00B9221D"/>
    <w:rsid w:val="00B93284"/>
    <w:rsid w:val="00B959A4"/>
    <w:rsid w:val="00BA5E5E"/>
    <w:rsid w:val="00BB021B"/>
    <w:rsid w:val="00BB395C"/>
    <w:rsid w:val="00BC5167"/>
    <w:rsid w:val="00BD7566"/>
    <w:rsid w:val="00BF2167"/>
    <w:rsid w:val="00BF6F3D"/>
    <w:rsid w:val="00C02C73"/>
    <w:rsid w:val="00C30C68"/>
    <w:rsid w:val="00C33379"/>
    <w:rsid w:val="00C4433E"/>
    <w:rsid w:val="00C47ED0"/>
    <w:rsid w:val="00C50808"/>
    <w:rsid w:val="00C529F8"/>
    <w:rsid w:val="00C56B1F"/>
    <w:rsid w:val="00C62A10"/>
    <w:rsid w:val="00C63428"/>
    <w:rsid w:val="00C63E77"/>
    <w:rsid w:val="00CA2E8C"/>
    <w:rsid w:val="00CA64D8"/>
    <w:rsid w:val="00CB0B18"/>
    <w:rsid w:val="00CC4AD5"/>
    <w:rsid w:val="00CD0FDA"/>
    <w:rsid w:val="00CD5BA3"/>
    <w:rsid w:val="00CD6113"/>
    <w:rsid w:val="00CE16F8"/>
    <w:rsid w:val="00CF04A3"/>
    <w:rsid w:val="00CF0834"/>
    <w:rsid w:val="00D17442"/>
    <w:rsid w:val="00D2275B"/>
    <w:rsid w:val="00D242FA"/>
    <w:rsid w:val="00D2579D"/>
    <w:rsid w:val="00D26544"/>
    <w:rsid w:val="00D50A8B"/>
    <w:rsid w:val="00D62EB5"/>
    <w:rsid w:val="00D72CF4"/>
    <w:rsid w:val="00D735BB"/>
    <w:rsid w:val="00D76E4F"/>
    <w:rsid w:val="00D82EF0"/>
    <w:rsid w:val="00D8330C"/>
    <w:rsid w:val="00D85903"/>
    <w:rsid w:val="00D868AD"/>
    <w:rsid w:val="00D92B4B"/>
    <w:rsid w:val="00D941B1"/>
    <w:rsid w:val="00D96A33"/>
    <w:rsid w:val="00DB0DEE"/>
    <w:rsid w:val="00DB31E6"/>
    <w:rsid w:val="00DC3DDD"/>
    <w:rsid w:val="00DD18F7"/>
    <w:rsid w:val="00DD2F5A"/>
    <w:rsid w:val="00DE5671"/>
    <w:rsid w:val="00DF5B11"/>
    <w:rsid w:val="00E0311C"/>
    <w:rsid w:val="00E07D9B"/>
    <w:rsid w:val="00E15DE9"/>
    <w:rsid w:val="00E163FF"/>
    <w:rsid w:val="00E17FFE"/>
    <w:rsid w:val="00E200F3"/>
    <w:rsid w:val="00E2026D"/>
    <w:rsid w:val="00E26FB6"/>
    <w:rsid w:val="00E342E0"/>
    <w:rsid w:val="00E35FBF"/>
    <w:rsid w:val="00E4657A"/>
    <w:rsid w:val="00E52F19"/>
    <w:rsid w:val="00E623A7"/>
    <w:rsid w:val="00E7041A"/>
    <w:rsid w:val="00E75A6B"/>
    <w:rsid w:val="00E85331"/>
    <w:rsid w:val="00E85DE9"/>
    <w:rsid w:val="00E944E5"/>
    <w:rsid w:val="00EA55B2"/>
    <w:rsid w:val="00EA6C57"/>
    <w:rsid w:val="00EA6D85"/>
    <w:rsid w:val="00EB1ECE"/>
    <w:rsid w:val="00EB51A3"/>
    <w:rsid w:val="00EB736A"/>
    <w:rsid w:val="00EB756B"/>
    <w:rsid w:val="00EC4DE5"/>
    <w:rsid w:val="00EE4DDE"/>
    <w:rsid w:val="00EF34E0"/>
    <w:rsid w:val="00F04949"/>
    <w:rsid w:val="00F141B6"/>
    <w:rsid w:val="00F16134"/>
    <w:rsid w:val="00F217A3"/>
    <w:rsid w:val="00F337AC"/>
    <w:rsid w:val="00F40526"/>
    <w:rsid w:val="00F42B50"/>
    <w:rsid w:val="00F462BE"/>
    <w:rsid w:val="00F56008"/>
    <w:rsid w:val="00F62241"/>
    <w:rsid w:val="00F6752D"/>
    <w:rsid w:val="00F67EDE"/>
    <w:rsid w:val="00F71EAE"/>
    <w:rsid w:val="00F73246"/>
    <w:rsid w:val="00F74768"/>
    <w:rsid w:val="00F74AFF"/>
    <w:rsid w:val="00F84607"/>
    <w:rsid w:val="00F85F28"/>
    <w:rsid w:val="00F87DBB"/>
    <w:rsid w:val="00FB1E1F"/>
    <w:rsid w:val="00FB5095"/>
    <w:rsid w:val="00FC48AB"/>
    <w:rsid w:val="00FC5B2D"/>
    <w:rsid w:val="00FF0F21"/>
    <w:rsid w:val="00FF3529"/>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ECC2B"/>
  <w15:docId w15:val="{58DB9224-55F3-47B7-B8C8-897421C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0808"/>
  </w:style>
  <w:style w:type="paragraph" w:styleId="Heading1">
    <w:name w:val="heading 1"/>
    <w:basedOn w:val="Normal"/>
    <w:next w:val="Normal"/>
    <w:link w:val="Heading1Char"/>
    <w:uiPriority w:val="9"/>
    <w:qFormat/>
    <w:rsid w:val="005F4F2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4F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47C3"/>
    <w:pPr>
      <w:keepNext/>
      <w:keepLines/>
      <w:spacing w:before="4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347C3"/>
    <w:pPr>
      <w:keepNext/>
      <w:keepLines/>
      <w:spacing w:before="20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47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F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4F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47C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347C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47C3"/>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1D1F71"/>
    <w:pPr>
      <w:tabs>
        <w:tab w:val="center" w:pos="4680"/>
        <w:tab w:val="right" w:pos="9360"/>
      </w:tabs>
      <w:spacing w:line="240" w:lineRule="auto"/>
    </w:pPr>
  </w:style>
  <w:style w:type="character" w:customStyle="1" w:styleId="HeaderChar">
    <w:name w:val="Header Char"/>
    <w:basedOn w:val="DefaultParagraphFont"/>
    <w:link w:val="Header"/>
    <w:uiPriority w:val="99"/>
    <w:rsid w:val="001D1F71"/>
  </w:style>
  <w:style w:type="paragraph" w:styleId="Footer">
    <w:name w:val="footer"/>
    <w:basedOn w:val="Normal"/>
    <w:link w:val="FooterChar"/>
    <w:uiPriority w:val="99"/>
    <w:unhideWhenUsed/>
    <w:rsid w:val="001D1F71"/>
    <w:pPr>
      <w:tabs>
        <w:tab w:val="center" w:pos="4680"/>
        <w:tab w:val="right" w:pos="9360"/>
      </w:tabs>
      <w:spacing w:line="240" w:lineRule="auto"/>
    </w:pPr>
  </w:style>
  <w:style w:type="character" w:customStyle="1" w:styleId="FooterChar">
    <w:name w:val="Footer Char"/>
    <w:basedOn w:val="DefaultParagraphFont"/>
    <w:link w:val="Footer"/>
    <w:uiPriority w:val="99"/>
    <w:rsid w:val="001D1F71"/>
  </w:style>
  <w:style w:type="paragraph" w:styleId="ListParagraph">
    <w:name w:val="List Paragraph"/>
    <w:basedOn w:val="Normal"/>
    <w:link w:val="ListParagraphChar"/>
    <w:uiPriority w:val="34"/>
    <w:qFormat/>
    <w:rsid w:val="00AD63B0"/>
    <w:pPr>
      <w:ind w:left="720"/>
      <w:contextualSpacing/>
    </w:pPr>
  </w:style>
  <w:style w:type="character" w:customStyle="1" w:styleId="ListParagraphChar">
    <w:name w:val="List Paragraph Char"/>
    <w:link w:val="ListParagraph"/>
    <w:uiPriority w:val="34"/>
    <w:locked/>
    <w:rsid w:val="006347C3"/>
  </w:style>
  <w:style w:type="paragraph" w:styleId="TOC1">
    <w:name w:val="toc 1"/>
    <w:basedOn w:val="Normal"/>
    <w:next w:val="Normal"/>
    <w:autoRedefine/>
    <w:uiPriority w:val="39"/>
    <w:unhideWhenUsed/>
    <w:qFormat/>
    <w:rsid w:val="005F4F2B"/>
    <w:pPr>
      <w:spacing w:after="100"/>
    </w:pPr>
  </w:style>
  <w:style w:type="paragraph" w:styleId="TOC2">
    <w:name w:val="toc 2"/>
    <w:basedOn w:val="Normal"/>
    <w:next w:val="Normal"/>
    <w:autoRedefine/>
    <w:uiPriority w:val="39"/>
    <w:unhideWhenUsed/>
    <w:qFormat/>
    <w:rsid w:val="005F4F2B"/>
    <w:pPr>
      <w:spacing w:after="100"/>
      <w:ind w:left="220"/>
    </w:pPr>
  </w:style>
  <w:style w:type="character" w:styleId="Hyperlink">
    <w:name w:val="Hyperlink"/>
    <w:basedOn w:val="DefaultParagraphFont"/>
    <w:uiPriority w:val="99"/>
    <w:unhideWhenUsed/>
    <w:rsid w:val="005F4F2B"/>
    <w:rPr>
      <w:color w:val="0000FF" w:themeColor="hyperlink"/>
      <w:u w:val="single"/>
    </w:rPr>
  </w:style>
  <w:style w:type="table" w:styleId="TableGrid">
    <w:name w:val="Table Grid"/>
    <w:basedOn w:val="TableNormal"/>
    <w:uiPriority w:val="59"/>
    <w:rsid w:val="006347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so do"/>
    <w:basedOn w:val="Normal"/>
    <w:next w:val="Normal"/>
    <w:link w:val="CaptionChar"/>
    <w:uiPriority w:val="35"/>
    <w:unhideWhenUsed/>
    <w:qFormat/>
    <w:rsid w:val="006347C3"/>
    <w:pPr>
      <w:spacing w:line="240" w:lineRule="auto"/>
    </w:pPr>
    <w:rPr>
      <w:i/>
      <w:iCs/>
      <w:color w:val="1F497D" w:themeColor="text2"/>
      <w:sz w:val="18"/>
      <w:szCs w:val="18"/>
    </w:rPr>
  </w:style>
  <w:style w:type="character" w:customStyle="1" w:styleId="CaptionChar">
    <w:name w:val="Caption Char"/>
    <w:aliases w:val="so do Char"/>
    <w:basedOn w:val="DefaultParagraphFont"/>
    <w:link w:val="Caption"/>
    <w:uiPriority w:val="35"/>
    <w:rsid w:val="007E370F"/>
    <w:rPr>
      <w:i/>
      <w:iCs/>
      <w:color w:val="1F497D" w:themeColor="text2"/>
      <w:sz w:val="18"/>
      <w:szCs w:val="18"/>
    </w:rPr>
  </w:style>
  <w:style w:type="character" w:customStyle="1" w:styleId="EndnoteTextChar">
    <w:name w:val="Endnote Text Char"/>
    <w:basedOn w:val="DefaultParagraphFont"/>
    <w:link w:val="EndnoteText"/>
    <w:uiPriority w:val="99"/>
    <w:semiHidden/>
    <w:rsid w:val="006347C3"/>
    <w:rPr>
      <w:sz w:val="20"/>
      <w:szCs w:val="20"/>
    </w:rPr>
  </w:style>
  <w:style w:type="paragraph" w:styleId="EndnoteText">
    <w:name w:val="endnote text"/>
    <w:basedOn w:val="Normal"/>
    <w:link w:val="EndnoteTextChar"/>
    <w:uiPriority w:val="99"/>
    <w:semiHidden/>
    <w:unhideWhenUsed/>
    <w:rsid w:val="006347C3"/>
    <w:pPr>
      <w:spacing w:line="240" w:lineRule="auto"/>
    </w:pPr>
    <w:rPr>
      <w:sz w:val="20"/>
      <w:szCs w:val="20"/>
    </w:rPr>
  </w:style>
  <w:style w:type="paragraph" w:styleId="TOCHeading">
    <w:name w:val="TOC Heading"/>
    <w:basedOn w:val="Heading1"/>
    <w:next w:val="Normal"/>
    <w:uiPriority w:val="39"/>
    <w:unhideWhenUsed/>
    <w:qFormat/>
    <w:rsid w:val="006347C3"/>
    <w:pPr>
      <w:spacing w:before="240" w:line="259" w:lineRule="auto"/>
      <w:outlineLvl w:val="9"/>
    </w:pPr>
    <w:rPr>
      <w:b w:val="0"/>
      <w:bCs w:val="0"/>
      <w:sz w:val="32"/>
      <w:szCs w:val="32"/>
    </w:rPr>
  </w:style>
  <w:style w:type="paragraph" w:styleId="TOC3">
    <w:name w:val="toc 3"/>
    <w:basedOn w:val="Normal"/>
    <w:next w:val="Normal"/>
    <w:autoRedefine/>
    <w:uiPriority w:val="39"/>
    <w:unhideWhenUsed/>
    <w:qFormat/>
    <w:rsid w:val="006347C3"/>
    <w:pPr>
      <w:spacing w:line="259" w:lineRule="auto"/>
      <w:ind w:left="440"/>
    </w:pPr>
    <w:rPr>
      <w:rFonts w:cstheme="minorHAnsi"/>
      <w:sz w:val="20"/>
      <w:szCs w:val="20"/>
    </w:rPr>
  </w:style>
  <w:style w:type="character" w:customStyle="1" w:styleId="FootnoteTextChar">
    <w:name w:val="Footnote Text Char"/>
    <w:basedOn w:val="DefaultParagraphFont"/>
    <w:link w:val="FootnoteText"/>
    <w:uiPriority w:val="99"/>
    <w:semiHidden/>
    <w:rsid w:val="006347C3"/>
    <w:rPr>
      <w:sz w:val="20"/>
      <w:szCs w:val="20"/>
    </w:rPr>
  </w:style>
  <w:style w:type="paragraph" w:styleId="FootnoteText">
    <w:name w:val="footnote text"/>
    <w:basedOn w:val="Normal"/>
    <w:link w:val="FootnoteTextChar"/>
    <w:uiPriority w:val="99"/>
    <w:semiHidden/>
    <w:unhideWhenUsed/>
    <w:rsid w:val="006347C3"/>
    <w:pPr>
      <w:spacing w:line="240" w:lineRule="auto"/>
    </w:pPr>
    <w:rPr>
      <w:sz w:val="20"/>
      <w:szCs w:val="20"/>
    </w:rPr>
  </w:style>
  <w:style w:type="paragraph" w:styleId="TableofFigures">
    <w:name w:val="table of figures"/>
    <w:aliases w:val="Hình"/>
    <w:basedOn w:val="Normal"/>
    <w:next w:val="Normal"/>
    <w:uiPriority w:val="99"/>
    <w:unhideWhenUsed/>
    <w:rsid w:val="00E07D9B"/>
    <w:pPr>
      <w:spacing w:line="259" w:lineRule="auto"/>
      <w:ind w:left="440" w:hanging="440"/>
    </w:pPr>
    <w:rPr>
      <w:rFonts w:ascii="Times New Roman" w:hAnsi="Times New Roman" w:cstheme="minorHAnsi"/>
      <w:smallCaps/>
      <w:sz w:val="26"/>
      <w:szCs w:val="20"/>
    </w:rPr>
  </w:style>
  <w:style w:type="character" w:customStyle="1" w:styleId="Bodytext2">
    <w:name w:val="Body text (2)_"/>
    <w:basedOn w:val="DefaultParagraphFont"/>
    <w:link w:val="Bodytext21"/>
    <w:uiPriority w:val="99"/>
    <w:locked/>
    <w:rsid w:val="006347C3"/>
    <w:rPr>
      <w:rFonts w:ascii="Times New Roman" w:hAnsi="Times New Roman" w:cs="Times New Roman"/>
      <w:sz w:val="26"/>
      <w:szCs w:val="26"/>
      <w:shd w:val="clear" w:color="auto" w:fill="FFFFFF"/>
    </w:rPr>
  </w:style>
  <w:style w:type="paragraph" w:customStyle="1" w:styleId="Bodytext21">
    <w:name w:val="Body text (2)1"/>
    <w:basedOn w:val="Normal"/>
    <w:link w:val="Bodytext2"/>
    <w:uiPriority w:val="99"/>
    <w:rsid w:val="006347C3"/>
    <w:pPr>
      <w:widowControl w:val="0"/>
      <w:shd w:val="clear" w:color="auto" w:fill="FFFFFF"/>
      <w:spacing w:before="840" w:line="437" w:lineRule="exact"/>
      <w:ind w:hanging="1000"/>
      <w:jc w:val="both"/>
    </w:pPr>
    <w:rPr>
      <w:rFonts w:ascii="Times New Roman" w:hAnsi="Times New Roman" w:cs="Times New Roman"/>
      <w:sz w:val="26"/>
      <w:szCs w:val="26"/>
    </w:rPr>
  </w:style>
  <w:style w:type="character" w:customStyle="1" w:styleId="Bodytext2Bold">
    <w:name w:val="Body text (2) + Bold"/>
    <w:aliases w:val="Italic"/>
    <w:basedOn w:val="Bodytext2"/>
    <w:uiPriority w:val="99"/>
    <w:rsid w:val="006347C3"/>
    <w:rPr>
      <w:rFonts w:ascii="Times New Roman" w:hAnsi="Times New Roman" w:cs="Times New Roman"/>
      <w:b/>
      <w:bCs/>
      <w:i/>
      <w:iCs/>
      <w:sz w:val="26"/>
      <w:szCs w:val="26"/>
      <w:shd w:val="clear" w:color="auto" w:fill="FFFFFF"/>
    </w:rPr>
  </w:style>
  <w:style w:type="character" w:customStyle="1" w:styleId="Bodytext2Bold2">
    <w:name w:val="Body text (2) + Bold2"/>
    <w:basedOn w:val="Bodytext2"/>
    <w:uiPriority w:val="99"/>
    <w:rsid w:val="006347C3"/>
    <w:rPr>
      <w:rFonts w:ascii="Times New Roman" w:hAnsi="Times New Roman" w:cs="Times New Roman"/>
      <w:b/>
      <w:bCs/>
      <w:sz w:val="26"/>
      <w:szCs w:val="26"/>
      <w:shd w:val="clear" w:color="auto" w:fill="FFFFFF"/>
      <w:lang w:val="en-US" w:eastAsia="en-US"/>
    </w:rPr>
  </w:style>
  <w:style w:type="character" w:customStyle="1" w:styleId="Heading42Exact">
    <w:name w:val="Heading #4 (2) Exact"/>
    <w:basedOn w:val="DefaultParagraphFont"/>
    <w:link w:val="Heading42"/>
    <w:uiPriority w:val="99"/>
    <w:locked/>
    <w:rsid w:val="006347C3"/>
    <w:rPr>
      <w:rFonts w:ascii="Times New Roman" w:hAnsi="Times New Roman" w:cs="Times New Roman"/>
      <w:sz w:val="26"/>
      <w:szCs w:val="26"/>
      <w:shd w:val="clear" w:color="auto" w:fill="FFFFFF"/>
    </w:rPr>
  </w:style>
  <w:style w:type="paragraph" w:customStyle="1" w:styleId="Heading42">
    <w:name w:val="Heading #4 (2)"/>
    <w:basedOn w:val="Normal"/>
    <w:link w:val="Heading42Exact"/>
    <w:uiPriority w:val="99"/>
    <w:rsid w:val="006347C3"/>
    <w:pPr>
      <w:widowControl w:val="0"/>
      <w:shd w:val="clear" w:color="auto" w:fill="FFFFFF"/>
      <w:spacing w:line="240" w:lineRule="atLeast"/>
      <w:outlineLvl w:val="3"/>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6347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7C3"/>
    <w:rPr>
      <w:rFonts w:ascii="Tahoma" w:hAnsi="Tahoma" w:cs="Tahoma"/>
      <w:sz w:val="16"/>
      <w:szCs w:val="16"/>
    </w:rPr>
  </w:style>
  <w:style w:type="character" w:styleId="Strong">
    <w:name w:val="Strong"/>
    <w:basedOn w:val="DefaultParagraphFont"/>
    <w:uiPriority w:val="22"/>
    <w:qFormat/>
    <w:rsid w:val="006347C3"/>
    <w:rPr>
      <w:b/>
      <w:bCs/>
    </w:rPr>
  </w:style>
  <w:style w:type="character" w:customStyle="1" w:styleId="apple-converted-space">
    <w:name w:val="apple-converted-space"/>
    <w:basedOn w:val="DefaultParagraphFont"/>
    <w:rsid w:val="006347C3"/>
  </w:style>
  <w:style w:type="character" w:customStyle="1" w:styleId="hps">
    <w:name w:val="hps"/>
    <w:basedOn w:val="DefaultParagraphFont"/>
    <w:rsid w:val="006347C3"/>
  </w:style>
  <w:style w:type="paragraph" w:styleId="NormalWeb">
    <w:name w:val="Normal (Web)"/>
    <w:basedOn w:val="Normal"/>
    <w:uiPriority w:val="99"/>
    <w:unhideWhenUsed/>
    <w:rsid w:val="006347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47C3"/>
    <w:rPr>
      <w:i/>
      <w:iCs/>
    </w:rPr>
  </w:style>
  <w:style w:type="table" w:customStyle="1" w:styleId="TableGrid0">
    <w:name w:val="TableGrid"/>
    <w:rsid w:val="006347C3"/>
    <w:pPr>
      <w:spacing w:line="240" w:lineRule="auto"/>
    </w:pPr>
    <w:rPr>
      <w:rFonts w:eastAsiaTheme="minorEastAsia"/>
      <w:lang w:val="vi-VN" w:eastAsia="vi-VN"/>
    </w:rPr>
    <w:tblPr>
      <w:tblCellMar>
        <w:top w:w="0" w:type="dxa"/>
        <w:left w:w="0" w:type="dxa"/>
        <w:bottom w:w="0" w:type="dxa"/>
        <w:right w:w="0" w:type="dxa"/>
      </w:tblCellMar>
    </w:tblPr>
  </w:style>
  <w:style w:type="paragraph" w:styleId="TOC4">
    <w:name w:val="toc 4"/>
    <w:basedOn w:val="Normal"/>
    <w:next w:val="Normal"/>
    <w:autoRedefine/>
    <w:uiPriority w:val="39"/>
    <w:unhideWhenUsed/>
    <w:rsid w:val="006347C3"/>
    <w:pPr>
      <w:spacing w:line="259" w:lineRule="auto"/>
      <w:ind w:left="660"/>
    </w:pPr>
    <w:rPr>
      <w:rFonts w:cstheme="minorHAnsi"/>
      <w:sz w:val="20"/>
      <w:szCs w:val="20"/>
    </w:rPr>
  </w:style>
  <w:style w:type="paragraph" w:styleId="TOC5">
    <w:name w:val="toc 5"/>
    <w:basedOn w:val="Normal"/>
    <w:next w:val="Normal"/>
    <w:autoRedefine/>
    <w:uiPriority w:val="39"/>
    <w:unhideWhenUsed/>
    <w:rsid w:val="006347C3"/>
    <w:pPr>
      <w:spacing w:line="259" w:lineRule="auto"/>
      <w:ind w:left="880"/>
    </w:pPr>
    <w:rPr>
      <w:rFonts w:cstheme="minorHAnsi"/>
      <w:sz w:val="20"/>
      <w:szCs w:val="20"/>
    </w:rPr>
  </w:style>
  <w:style w:type="paragraph" w:styleId="TOC6">
    <w:name w:val="toc 6"/>
    <w:basedOn w:val="Normal"/>
    <w:next w:val="Normal"/>
    <w:autoRedefine/>
    <w:uiPriority w:val="39"/>
    <w:unhideWhenUsed/>
    <w:rsid w:val="006347C3"/>
    <w:pPr>
      <w:spacing w:line="259" w:lineRule="auto"/>
      <w:ind w:left="1100"/>
    </w:pPr>
    <w:rPr>
      <w:rFonts w:cstheme="minorHAnsi"/>
      <w:sz w:val="20"/>
      <w:szCs w:val="20"/>
    </w:rPr>
  </w:style>
  <w:style w:type="paragraph" w:styleId="TOC7">
    <w:name w:val="toc 7"/>
    <w:basedOn w:val="Normal"/>
    <w:next w:val="Normal"/>
    <w:autoRedefine/>
    <w:uiPriority w:val="39"/>
    <w:unhideWhenUsed/>
    <w:rsid w:val="006347C3"/>
    <w:pPr>
      <w:spacing w:line="259" w:lineRule="auto"/>
      <w:ind w:left="1320"/>
    </w:pPr>
    <w:rPr>
      <w:rFonts w:cstheme="minorHAnsi"/>
      <w:sz w:val="20"/>
      <w:szCs w:val="20"/>
    </w:rPr>
  </w:style>
  <w:style w:type="paragraph" w:styleId="TOC8">
    <w:name w:val="toc 8"/>
    <w:basedOn w:val="Normal"/>
    <w:next w:val="Normal"/>
    <w:autoRedefine/>
    <w:uiPriority w:val="39"/>
    <w:unhideWhenUsed/>
    <w:rsid w:val="006347C3"/>
    <w:pPr>
      <w:spacing w:line="259" w:lineRule="auto"/>
      <w:ind w:left="1540"/>
    </w:pPr>
    <w:rPr>
      <w:rFonts w:cstheme="minorHAnsi"/>
      <w:sz w:val="20"/>
      <w:szCs w:val="20"/>
    </w:rPr>
  </w:style>
  <w:style w:type="paragraph" w:styleId="TOC9">
    <w:name w:val="toc 9"/>
    <w:basedOn w:val="Normal"/>
    <w:next w:val="Normal"/>
    <w:autoRedefine/>
    <w:uiPriority w:val="39"/>
    <w:unhideWhenUsed/>
    <w:rsid w:val="006347C3"/>
    <w:pPr>
      <w:spacing w:line="259" w:lineRule="auto"/>
      <w:ind w:left="1760"/>
    </w:pPr>
    <w:rPr>
      <w:rFonts w:cstheme="minorHAnsi"/>
      <w:sz w:val="20"/>
      <w:szCs w:val="20"/>
    </w:rPr>
  </w:style>
  <w:style w:type="paragraph" w:styleId="NoSpacing">
    <w:name w:val="No Spacing"/>
    <w:aliases w:val="thường"/>
    <w:uiPriority w:val="1"/>
    <w:qFormat/>
    <w:rsid w:val="00BA5E5E"/>
    <w:pPr>
      <w:spacing w:line="240" w:lineRule="auto"/>
      <w:jc w:val="both"/>
    </w:pPr>
    <w:rPr>
      <w:rFonts w:ascii="Times New Roman" w:hAnsi="Times New Roman"/>
      <w:sz w:val="26"/>
      <w:lang w:val="en-CA"/>
    </w:rPr>
  </w:style>
  <w:style w:type="paragraph" w:customStyle="1" w:styleId="hinhanh">
    <w:name w:val="hinh anh"/>
    <w:basedOn w:val="Caption"/>
    <w:link w:val="hinhanhChar"/>
    <w:qFormat/>
    <w:rsid w:val="007B1C93"/>
    <w:pPr>
      <w:suppressAutoHyphens/>
      <w:jc w:val="both"/>
    </w:pPr>
    <w:rPr>
      <w:rFonts w:ascii="Times New Roman" w:eastAsia="Times New Roman" w:hAnsi="Times New Roman" w:cs="Times New Roman"/>
      <w:bCs/>
      <w:iCs w:val="0"/>
      <w:color w:val="auto"/>
      <w:sz w:val="26"/>
      <w:lang w:eastAsia="zh-CN"/>
    </w:rPr>
  </w:style>
  <w:style w:type="character" w:customStyle="1" w:styleId="hinhanhChar">
    <w:name w:val="hinh anh Char"/>
    <w:basedOn w:val="DefaultParagraphFont"/>
    <w:link w:val="hinhanh"/>
    <w:rsid w:val="007B1C93"/>
    <w:rPr>
      <w:rFonts w:ascii="Times New Roman" w:eastAsia="Times New Roman" w:hAnsi="Times New Roman" w:cs="Times New Roman"/>
      <w:bCs/>
      <w:i/>
      <w:sz w:val="26"/>
      <w:szCs w:val="18"/>
      <w:lang w:eastAsia="zh-CN"/>
    </w:rPr>
  </w:style>
  <w:style w:type="character" w:styleId="HTMLCode">
    <w:name w:val="HTML Code"/>
    <w:basedOn w:val="DefaultParagraphFont"/>
    <w:uiPriority w:val="99"/>
    <w:semiHidden/>
    <w:unhideWhenUsed/>
    <w:rsid w:val="007B1C93"/>
    <w:rPr>
      <w:rFonts w:ascii="Courier New" w:eastAsia="Times New Roman" w:hAnsi="Courier New" w:cs="Courier New"/>
      <w:sz w:val="20"/>
      <w:szCs w:val="20"/>
    </w:rPr>
  </w:style>
  <w:style w:type="paragraph" w:styleId="Title">
    <w:name w:val="Title"/>
    <w:basedOn w:val="Normal"/>
    <w:link w:val="TitleChar"/>
    <w:qFormat/>
    <w:rsid w:val="00B43E0B"/>
    <w:pPr>
      <w:spacing w:line="240" w:lineRule="auto"/>
      <w:jc w:val="center"/>
    </w:pPr>
    <w:rPr>
      <w:rFonts w:ascii="Times New Roman" w:eastAsia="Times New Roman" w:hAnsi="Times New Roman" w:cs="Times New Roman"/>
      <w:b/>
      <w:sz w:val="28"/>
      <w:szCs w:val="20"/>
      <w:lang w:val="x-none" w:eastAsia="x-none"/>
    </w:rPr>
  </w:style>
  <w:style w:type="character" w:customStyle="1" w:styleId="TitleChar">
    <w:name w:val="Title Char"/>
    <w:basedOn w:val="DefaultParagraphFont"/>
    <w:link w:val="Title"/>
    <w:rsid w:val="00B43E0B"/>
    <w:rPr>
      <w:rFonts w:ascii="Times New Roman" w:eastAsia="Times New Roman" w:hAnsi="Times New Roman" w:cs="Times New Roman"/>
      <w:b/>
      <w:sz w:val="28"/>
      <w:szCs w:val="20"/>
      <w:lang w:val="x-none" w:eastAsia="x-none"/>
    </w:rPr>
  </w:style>
  <w:style w:type="character" w:styleId="LineNumber">
    <w:name w:val="line number"/>
    <w:basedOn w:val="DefaultParagraphFont"/>
    <w:uiPriority w:val="99"/>
    <w:semiHidden/>
    <w:unhideWhenUsed/>
    <w:rsid w:val="00667754"/>
  </w:style>
  <w:style w:type="paragraph" w:customStyle="1" w:styleId="L1">
    <w:name w:val="L1"/>
    <w:basedOn w:val="Heading1"/>
    <w:qFormat/>
    <w:rsid w:val="00150539"/>
    <w:pPr>
      <w:jc w:val="center"/>
    </w:pPr>
    <w:rPr>
      <w:rFonts w:ascii="Times New Roman" w:hAnsi="Times New Roman" w:cs="Times New Roman"/>
      <w:color w:val="auto"/>
    </w:rPr>
  </w:style>
  <w:style w:type="character" w:styleId="UnresolvedMention">
    <w:name w:val="Unresolved Mention"/>
    <w:basedOn w:val="DefaultParagraphFont"/>
    <w:uiPriority w:val="99"/>
    <w:semiHidden/>
    <w:unhideWhenUsed/>
    <w:rsid w:val="003D40CB"/>
    <w:rPr>
      <w:color w:val="605E5C"/>
      <w:shd w:val="clear" w:color="auto" w:fill="E1DFDD"/>
    </w:rPr>
  </w:style>
  <w:style w:type="character" w:styleId="CommentReference">
    <w:name w:val="annotation reference"/>
    <w:basedOn w:val="DefaultParagraphFont"/>
    <w:uiPriority w:val="99"/>
    <w:semiHidden/>
    <w:unhideWhenUsed/>
    <w:rsid w:val="00F16134"/>
    <w:rPr>
      <w:sz w:val="16"/>
      <w:szCs w:val="16"/>
    </w:rPr>
  </w:style>
  <w:style w:type="paragraph" w:styleId="CommentText">
    <w:name w:val="annotation text"/>
    <w:basedOn w:val="Normal"/>
    <w:link w:val="CommentTextChar"/>
    <w:uiPriority w:val="99"/>
    <w:semiHidden/>
    <w:unhideWhenUsed/>
    <w:rsid w:val="00F16134"/>
    <w:pPr>
      <w:spacing w:line="240" w:lineRule="auto"/>
    </w:pPr>
    <w:rPr>
      <w:sz w:val="20"/>
      <w:szCs w:val="20"/>
    </w:rPr>
  </w:style>
  <w:style w:type="character" w:customStyle="1" w:styleId="CommentTextChar">
    <w:name w:val="Comment Text Char"/>
    <w:basedOn w:val="DefaultParagraphFont"/>
    <w:link w:val="CommentText"/>
    <w:uiPriority w:val="99"/>
    <w:semiHidden/>
    <w:rsid w:val="00F16134"/>
    <w:rPr>
      <w:sz w:val="20"/>
      <w:szCs w:val="20"/>
    </w:rPr>
  </w:style>
  <w:style w:type="paragraph" w:styleId="CommentSubject">
    <w:name w:val="annotation subject"/>
    <w:basedOn w:val="CommentText"/>
    <w:next w:val="CommentText"/>
    <w:link w:val="CommentSubjectChar"/>
    <w:uiPriority w:val="99"/>
    <w:semiHidden/>
    <w:unhideWhenUsed/>
    <w:rsid w:val="00F16134"/>
    <w:rPr>
      <w:b/>
      <w:bCs/>
    </w:rPr>
  </w:style>
  <w:style w:type="character" w:customStyle="1" w:styleId="CommentSubjectChar">
    <w:name w:val="Comment Subject Char"/>
    <w:basedOn w:val="CommentTextChar"/>
    <w:link w:val="CommentSubject"/>
    <w:uiPriority w:val="99"/>
    <w:semiHidden/>
    <w:rsid w:val="00F16134"/>
    <w:rPr>
      <w:b/>
      <w:bCs/>
      <w:sz w:val="20"/>
      <w:szCs w:val="20"/>
    </w:rPr>
  </w:style>
  <w:style w:type="paragraph" w:styleId="Revision">
    <w:name w:val="Revision"/>
    <w:hidden/>
    <w:uiPriority w:val="99"/>
    <w:semiHidden/>
    <w:rsid w:val="001D707D"/>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42564">
      <w:bodyDiv w:val="1"/>
      <w:marLeft w:val="0"/>
      <w:marRight w:val="0"/>
      <w:marTop w:val="0"/>
      <w:marBottom w:val="0"/>
      <w:divBdr>
        <w:top w:val="none" w:sz="0" w:space="0" w:color="auto"/>
        <w:left w:val="none" w:sz="0" w:space="0" w:color="auto"/>
        <w:bottom w:val="none" w:sz="0" w:space="0" w:color="auto"/>
        <w:right w:val="none" w:sz="0" w:space="0" w:color="auto"/>
      </w:divBdr>
    </w:div>
    <w:div w:id="316571603">
      <w:bodyDiv w:val="1"/>
      <w:marLeft w:val="0"/>
      <w:marRight w:val="0"/>
      <w:marTop w:val="0"/>
      <w:marBottom w:val="0"/>
      <w:divBdr>
        <w:top w:val="none" w:sz="0" w:space="0" w:color="auto"/>
        <w:left w:val="none" w:sz="0" w:space="0" w:color="auto"/>
        <w:bottom w:val="none" w:sz="0" w:space="0" w:color="auto"/>
        <w:right w:val="none" w:sz="0" w:space="0" w:color="auto"/>
      </w:divBdr>
    </w:div>
    <w:div w:id="491528335">
      <w:bodyDiv w:val="1"/>
      <w:marLeft w:val="0"/>
      <w:marRight w:val="0"/>
      <w:marTop w:val="0"/>
      <w:marBottom w:val="0"/>
      <w:divBdr>
        <w:top w:val="none" w:sz="0" w:space="0" w:color="auto"/>
        <w:left w:val="none" w:sz="0" w:space="0" w:color="auto"/>
        <w:bottom w:val="none" w:sz="0" w:space="0" w:color="auto"/>
        <w:right w:val="none" w:sz="0" w:space="0" w:color="auto"/>
      </w:divBdr>
    </w:div>
    <w:div w:id="1018002407">
      <w:bodyDiv w:val="1"/>
      <w:marLeft w:val="0"/>
      <w:marRight w:val="0"/>
      <w:marTop w:val="0"/>
      <w:marBottom w:val="0"/>
      <w:divBdr>
        <w:top w:val="none" w:sz="0" w:space="0" w:color="auto"/>
        <w:left w:val="none" w:sz="0" w:space="0" w:color="auto"/>
        <w:bottom w:val="none" w:sz="0" w:space="0" w:color="auto"/>
        <w:right w:val="none" w:sz="0" w:space="0" w:color="auto"/>
      </w:divBdr>
    </w:div>
    <w:div w:id="1677994776">
      <w:bodyDiv w:val="1"/>
      <w:marLeft w:val="0"/>
      <w:marRight w:val="0"/>
      <w:marTop w:val="0"/>
      <w:marBottom w:val="0"/>
      <w:divBdr>
        <w:top w:val="none" w:sz="0" w:space="0" w:color="auto"/>
        <w:left w:val="none" w:sz="0" w:space="0" w:color="auto"/>
        <w:bottom w:val="none" w:sz="0" w:space="0" w:color="auto"/>
        <w:right w:val="none" w:sz="0" w:space="0" w:color="auto"/>
      </w:divBdr>
    </w:div>
    <w:div w:id="177270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360.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image" Target="media/image6.JP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JP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jp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C01EF-BC35-4451-84AF-4DE7C3F5A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61</Pages>
  <Words>7519</Words>
  <Characters>42863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Truong Viet</cp:lastModifiedBy>
  <cp:revision>51</cp:revision>
  <cp:lastPrinted>2020-05-13T18:36:00Z</cp:lastPrinted>
  <dcterms:created xsi:type="dcterms:W3CDTF">2020-05-11T00:54:00Z</dcterms:created>
  <dcterms:modified xsi:type="dcterms:W3CDTF">2020-05-14T18:34:00Z</dcterms:modified>
</cp:coreProperties>
</file>